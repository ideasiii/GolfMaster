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sz w:val="36"/>
          <w:szCs w:val="36"/>
        </w:rPr>
        <w:id w:val="1958596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626"/>
          </w:tblGrid>
          <w:tr w:rsidR="00B30DB8" w:rsidRPr="00155E09" w14:paraId="37211F70" w14:textId="77777777">
            <w:sdt>
              <w:sdtPr>
                <w:rPr>
                  <w:rFonts w:eastAsiaTheme="minorEastAsia" w:cstheme="minorBidi"/>
                  <w:sz w:val="36"/>
                  <w:szCs w:val="36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="微軟正黑體" w:cs="Times New Roman" w:hint="eastAsia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527361" w14:textId="77777777" w:rsidR="00B30DB8" w:rsidRPr="00155E09" w:rsidRDefault="00B2663B" w:rsidP="00D36A66">
                    <w:pPr>
                      <w:pStyle w:val="af"/>
                      <w:rPr>
                        <w:sz w:val="36"/>
                        <w:szCs w:val="36"/>
                      </w:rPr>
                    </w:pPr>
                    <w:r>
                      <w:rPr>
                        <w:rFonts w:eastAsiaTheme="minorEastAsia" w:cstheme="minorBidi"/>
                        <w:sz w:val="36"/>
                        <w:szCs w:val="36"/>
                      </w:rPr>
                      <w:t>Institute for Information Industry</w:t>
                    </w:r>
                  </w:p>
                </w:tc>
              </w:sdtContent>
            </w:sdt>
          </w:tr>
          <w:tr w:rsidR="00B30DB8" w:rsidRPr="00155E09" w14:paraId="38CC9E1B" w14:textId="77777777">
            <w:tc>
              <w:tcPr>
                <w:tcW w:w="7672" w:type="dxa"/>
              </w:tcPr>
              <w:sdt>
                <w:sdtPr>
                  <w:rPr>
                    <w:sz w:val="36"/>
                    <w:szCs w:val="36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CBFE54E" w14:textId="77777777" w:rsidR="00B30DB8" w:rsidRPr="00155E09" w:rsidRDefault="00B2663B" w:rsidP="000108C1">
                    <w:pPr>
                      <w:pStyle w:val="af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Golf Master API</w:t>
                    </w:r>
                  </w:p>
                </w:sdtContent>
              </w:sdt>
            </w:tc>
          </w:tr>
          <w:tr w:rsidR="00B30DB8" w:rsidRPr="00155E09" w14:paraId="799E3EA0" w14:textId="77777777">
            <w:sdt>
              <w:sdtPr>
                <w:rPr>
                  <w:rFonts w:hint="eastAsia"/>
                  <w:sz w:val="36"/>
                  <w:szCs w:val="36"/>
                </w:rPr>
                <w:alias w:val="副標題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CDA3133" w14:textId="55608F41" w:rsidR="00B30DB8" w:rsidRPr="00155E09" w:rsidRDefault="00FA1DC7" w:rsidP="00FA1DC7">
                    <w:pPr>
                      <w:pStyle w:val="af"/>
                      <w:rPr>
                        <w:sz w:val="36"/>
                        <w:szCs w:val="36"/>
                      </w:rPr>
                    </w:pPr>
                    <w:r w:rsidRPr="00155E09">
                      <w:rPr>
                        <w:sz w:val="36"/>
                        <w:szCs w:val="36"/>
                      </w:rPr>
                      <w:t xml:space="preserve">     </w:t>
                    </w:r>
                  </w:p>
                </w:tc>
              </w:sdtContent>
            </w:sdt>
          </w:tr>
        </w:tbl>
        <w:p w14:paraId="46D57CCE" w14:textId="77777777" w:rsidR="00B30DB8" w:rsidRPr="00155E09" w:rsidRDefault="00B30DB8">
          <w:pPr>
            <w:rPr>
              <w:rFonts w:eastAsia="微軟正黑體" w:cs="Times New Roman"/>
              <w:sz w:val="22"/>
            </w:rPr>
          </w:pPr>
        </w:p>
        <w:p w14:paraId="0721CE45" w14:textId="77777777" w:rsidR="00B30DB8" w:rsidRPr="00155E09" w:rsidRDefault="00B30DB8">
          <w:pPr>
            <w:rPr>
              <w:rFonts w:eastAsia="微軟正黑體" w:cs="Times New Roman"/>
              <w:sz w:val="22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645"/>
          </w:tblGrid>
          <w:tr w:rsidR="00B30DB8" w:rsidRPr="00155E09" w14:paraId="383C54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6F2E1F7" w14:textId="77777777" w:rsidR="00B30DB8" w:rsidRPr="00155E09" w:rsidRDefault="00B2663B" w:rsidP="00F86AEA">
                    <w:pPr>
                      <w:pStyle w:val="af"/>
                    </w:pPr>
                    <w:r>
                      <w:t>Copyright:  Institute for Information Industry</w:t>
                    </w:r>
                  </w:p>
                </w:sdtContent>
              </w:sdt>
              <w:p w14:paraId="1ED3A3B7" w14:textId="288A9C31" w:rsidR="00B30DB8" w:rsidRPr="00155E09" w:rsidRDefault="00B30DB8" w:rsidP="00F86AEA">
                <w:pPr>
                  <w:pStyle w:val="af"/>
                </w:pPr>
              </w:p>
            </w:tc>
          </w:tr>
        </w:tbl>
        <w:p w14:paraId="7D932A2A" w14:textId="77777777" w:rsidR="00B30DB8" w:rsidRPr="00155E09" w:rsidRDefault="00B30DB8">
          <w:pPr>
            <w:rPr>
              <w:rFonts w:eastAsia="微軟正黑體" w:cs="Times New Roman"/>
              <w:sz w:val="22"/>
            </w:rPr>
          </w:pPr>
        </w:p>
        <w:p w14:paraId="028BDA40" w14:textId="4C9CBA98" w:rsidR="001B2CF6" w:rsidRPr="00155E09" w:rsidRDefault="00B30DB8" w:rsidP="00FA1DC7">
          <w:pPr>
            <w:widowControl/>
            <w:jc w:val="center"/>
            <w:rPr>
              <w:rFonts w:eastAsia="微軟正黑體" w:cs="Times New Roman"/>
              <w:sz w:val="22"/>
            </w:rPr>
          </w:pPr>
          <w:r w:rsidRPr="00155E09">
            <w:rPr>
              <w:rFonts w:eastAsia="微軟正黑體" w:cs="Times New Roman"/>
              <w:sz w:val="22"/>
            </w:rPr>
            <w:br w:type="page"/>
          </w:r>
        </w:p>
        <w:customXmlInsRangeStart w:id="0" w:author="陳章仲 Chang Chung Chen" w:date="2025-03-19T15:14:00Z"/>
      </w:sdtContent>
    </w:sdt>
    <w:customXmlInsRangeEnd w:id="0"/>
    <w:bookmarkStart w:id="1" w:name="_Toc193291143" w:displacedByCustomXml="next"/>
    <w:bookmarkStart w:id="2" w:name="_Toc183442282" w:displacedByCustomXml="next"/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2"/>
          <w:szCs w:val="22"/>
        </w:rPr>
        <w:id w:val="730504167"/>
        <w:docPartObj>
          <w:docPartGallery w:val="Table of Contents"/>
          <w:docPartUnique/>
        </w:docPartObj>
      </w:sdtPr>
      <w:sdtEndPr>
        <w:rPr>
          <w:rFonts w:eastAsia="微軟正黑體" w:cs="Times New Roman"/>
        </w:rPr>
      </w:sdtEndPr>
      <w:sdtContent>
        <w:p w14:paraId="4A407B27" w14:textId="77777777" w:rsidR="00B34661" w:rsidRPr="00155E09" w:rsidRDefault="002103E7" w:rsidP="00CE1826">
          <w:pPr>
            <w:pStyle w:val="af1"/>
            <w:rPr>
              <w:sz w:val="24"/>
            </w:rPr>
          </w:pPr>
          <w:r w:rsidRPr="00155E09">
            <w:t>Table of Contents</w:t>
          </w:r>
          <w:bookmarkEnd w:id="2"/>
          <w:bookmarkEnd w:id="1"/>
        </w:p>
        <w:p w14:paraId="0FE9A0B4" w14:textId="5C601302" w:rsidR="00B72383" w:rsidRDefault="00F06C31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155E09">
            <w:rPr>
              <w:rFonts w:eastAsia="微軟正黑體" w:cs="Times New Roman"/>
              <w:sz w:val="22"/>
            </w:rPr>
            <w:fldChar w:fldCharType="begin"/>
          </w:r>
          <w:r w:rsidR="005331F7" w:rsidRPr="00155E09">
            <w:rPr>
              <w:rFonts w:eastAsia="微軟正黑體" w:cs="Times New Roman"/>
              <w:sz w:val="22"/>
            </w:rPr>
            <w:instrText>TOC \z \o "1-3" \u \h</w:instrText>
          </w:r>
          <w:r w:rsidRPr="00155E09">
            <w:rPr>
              <w:rFonts w:eastAsia="微軟正黑體" w:cs="Times New Roman"/>
              <w:sz w:val="22"/>
            </w:rPr>
            <w:fldChar w:fldCharType="separate"/>
          </w:r>
          <w:bookmarkStart w:id="3" w:name="_GoBack"/>
          <w:bookmarkEnd w:id="3"/>
          <w:r w:rsidR="00B72383" w:rsidRPr="007B6AB0">
            <w:rPr>
              <w:rStyle w:val="afb"/>
              <w:noProof/>
            </w:rPr>
            <w:fldChar w:fldCharType="begin"/>
          </w:r>
          <w:r w:rsidR="00B72383" w:rsidRPr="007B6AB0">
            <w:rPr>
              <w:rStyle w:val="afb"/>
              <w:noProof/>
            </w:rPr>
            <w:instrText xml:space="preserve"> </w:instrText>
          </w:r>
          <w:r w:rsidR="00B72383">
            <w:rPr>
              <w:noProof/>
            </w:rPr>
            <w:instrText>HYPERLINK \l "_Toc193291143"</w:instrText>
          </w:r>
          <w:r w:rsidR="00B72383" w:rsidRPr="007B6AB0">
            <w:rPr>
              <w:rStyle w:val="afb"/>
              <w:noProof/>
            </w:rPr>
            <w:instrText xml:space="preserve"> </w:instrText>
          </w:r>
          <w:r w:rsidR="00B72383" w:rsidRPr="007B6AB0">
            <w:rPr>
              <w:rStyle w:val="afb"/>
              <w:noProof/>
            </w:rPr>
          </w:r>
          <w:r w:rsidR="00B72383" w:rsidRPr="007B6AB0">
            <w:rPr>
              <w:rStyle w:val="afb"/>
              <w:noProof/>
            </w:rPr>
            <w:fldChar w:fldCharType="separate"/>
          </w:r>
          <w:r w:rsidR="00B72383" w:rsidRPr="007B6AB0">
            <w:rPr>
              <w:rStyle w:val="afb"/>
              <w:noProof/>
            </w:rPr>
            <w:t>Table of Contents</w:t>
          </w:r>
          <w:r w:rsidR="00B72383">
            <w:rPr>
              <w:noProof/>
              <w:webHidden/>
            </w:rPr>
            <w:tab/>
          </w:r>
          <w:r w:rsidR="00B72383">
            <w:rPr>
              <w:noProof/>
              <w:webHidden/>
            </w:rPr>
            <w:fldChar w:fldCharType="begin"/>
          </w:r>
          <w:r w:rsidR="00B72383">
            <w:rPr>
              <w:noProof/>
              <w:webHidden/>
            </w:rPr>
            <w:instrText xml:space="preserve"> PAGEREF _Toc193291143 \h </w:instrText>
          </w:r>
          <w:r w:rsidR="00B72383">
            <w:rPr>
              <w:noProof/>
              <w:webHidden/>
            </w:rPr>
          </w:r>
          <w:r w:rsidR="00B72383">
            <w:rPr>
              <w:noProof/>
              <w:webHidden/>
            </w:rPr>
            <w:fldChar w:fldCharType="separate"/>
          </w:r>
          <w:r w:rsidR="00B72383">
            <w:rPr>
              <w:noProof/>
              <w:webHidden/>
            </w:rPr>
            <w:t>1</w:t>
          </w:r>
          <w:r w:rsidR="00B72383">
            <w:rPr>
              <w:noProof/>
              <w:webHidden/>
            </w:rPr>
            <w:fldChar w:fldCharType="end"/>
          </w:r>
          <w:r w:rsidR="00B72383" w:rsidRPr="007B6AB0">
            <w:rPr>
              <w:rStyle w:val="afb"/>
              <w:noProof/>
            </w:rPr>
            <w:fldChar w:fldCharType="end"/>
          </w:r>
        </w:p>
        <w:p w14:paraId="10C6DCC1" w14:textId="65CF209B" w:rsidR="00B72383" w:rsidRDefault="00B7238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4" w:history="1">
            <w:r w:rsidRPr="007B6AB0">
              <w:rPr>
                <w:rStyle w:val="afb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96E7" w14:textId="659457F3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5" w:history="1">
            <w:r w:rsidRPr="007B6AB0">
              <w:rPr>
                <w:rStyle w:val="afb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裝置業者與</w:t>
            </w:r>
            <w:r w:rsidRPr="007B6AB0">
              <w:rPr>
                <w:rStyle w:val="afb"/>
                <w:noProof/>
              </w:rPr>
              <w:t>III</w:t>
            </w:r>
            <w:r w:rsidRPr="007B6AB0">
              <w:rPr>
                <w:rStyle w:val="afb"/>
                <w:rFonts w:hint="eastAsia"/>
                <w:noProof/>
              </w:rPr>
              <w:t>串接流程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CFE00" w14:textId="0BBF6CCB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6" w:history="1">
            <w:r w:rsidRPr="007B6AB0">
              <w:rPr>
                <w:rStyle w:val="afb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現有版本串接注意事項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16EB" w14:textId="52DFAAC3" w:rsidR="00B72383" w:rsidRDefault="00B72383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7" w:history="1">
            <w:r w:rsidRPr="007B6AB0">
              <w:rPr>
                <w:rStyle w:val="afb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noProof/>
              </w:rPr>
              <w:t>Golf Master API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3C2B" w14:textId="61EFC28A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8" w:history="1">
            <w:r w:rsidRPr="007B6AB0">
              <w:rPr>
                <w:rStyle w:val="afb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擊球數據回饋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0EC4" w14:textId="0A71A2E0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49" w:history="1">
            <w:r w:rsidRPr="007B6AB0">
              <w:rPr>
                <w:rStyle w:val="afb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擊球影像上傳</w:t>
            </w:r>
            <w:r w:rsidRPr="007B6AB0">
              <w:rPr>
                <w:rStyle w:val="afb"/>
                <w:noProof/>
              </w:rPr>
              <w:t>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6A8B" w14:textId="5C23255C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0" w:history="1">
            <w:r w:rsidRPr="007B6AB0">
              <w:rPr>
                <w:rStyle w:val="afb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擊球分析結果</w:t>
            </w:r>
            <w:r w:rsidRPr="007B6AB0">
              <w:rPr>
                <w:rStyle w:val="afb"/>
                <w:noProof/>
              </w:rPr>
              <w:t>(</w:t>
            </w:r>
            <w:r w:rsidRPr="007B6AB0">
              <w:rPr>
                <w:rStyle w:val="afb"/>
                <w:rFonts w:hint="eastAsia"/>
                <w:noProof/>
              </w:rPr>
              <w:t>需要</w:t>
            </w:r>
            <w:r w:rsidRPr="007B6AB0">
              <w:rPr>
                <w:rStyle w:val="afb"/>
                <w:noProof/>
              </w:rPr>
              <w:t>mqtt subscribe</w:t>
            </w:r>
            <w:r w:rsidRPr="007B6AB0">
              <w:rPr>
                <w:rStyle w:val="afb"/>
                <w:rFonts w:hint="eastAsia"/>
                <w:noProof/>
              </w:rPr>
              <w:t>端</w:t>
            </w:r>
            <w:r w:rsidRPr="007B6AB0">
              <w:rPr>
                <w:rStyle w:val="af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91B5B" w14:textId="4112B2F8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1" w:history="1">
            <w:r w:rsidRPr="007B6AB0">
              <w:rPr>
                <w:rStyle w:val="afb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擊球影像分析結果</w:t>
            </w:r>
            <w:r w:rsidRPr="007B6AB0">
              <w:rPr>
                <w:rStyle w:val="afb"/>
                <w:noProof/>
              </w:rPr>
              <w:t>(</w:t>
            </w:r>
            <w:r w:rsidRPr="007B6AB0">
              <w:rPr>
                <w:rStyle w:val="afb"/>
                <w:rFonts w:hint="eastAsia"/>
                <w:noProof/>
              </w:rPr>
              <w:t>內部使用</w:t>
            </w:r>
            <w:r w:rsidRPr="007B6AB0">
              <w:rPr>
                <w:rStyle w:val="af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4921" w14:textId="0219E087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2" w:history="1">
            <w:r w:rsidRPr="007B6AB0">
              <w:rPr>
                <w:rStyle w:val="afb"/>
                <w:noProof/>
              </w:rPr>
              <w:t>2.5.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傳輸給分析影像模組</w:t>
            </w:r>
            <w:r w:rsidRPr="007B6AB0">
              <w:rPr>
                <w:rStyle w:val="afb"/>
                <w:noProof/>
              </w:rPr>
              <w:t>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2D03" w14:textId="75AFDBC2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3" w:history="1">
            <w:r w:rsidRPr="007B6AB0">
              <w:rPr>
                <w:rStyle w:val="afb"/>
                <w:noProof/>
              </w:rPr>
              <w:t>2.6.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回傳分析後影像</w:t>
            </w:r>
            <w:r w:rsidRPr="007B6AB0">
              <w:rPr>
                <w:rStyle w:val="afb"/>
                <w:noProof/>
              </w:rPr>
              <w:t>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8A482" w14:textId="4FC44CC0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4" w:history="1">
            <w:r w:rsidRPr="007B6AB0">
              <w:rPr>
                <w:rStyle w:val="afb"/>
                <w:noProof/>
              </w:rPr>
              <w:t>2.7.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球桿選擇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CF98" w14:textId="4AB73070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5" w:history="1">
            <w:r w:rsidRPr="007B6AB0">
              <w:rPr>
                <w:rStyle w:val="afb"/>
                <w:noProof/>
              </w:rPr>
              <w:t>2.8.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碼數表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7AED2" w14:textId="70DF00AD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6" w:history="1">
            <w:r w:rsidRPr="007B6AB0">
              <w:rPr>
                <w:rStyle w:val="afb"/>
                <w:noProof/>
              </w:rPr>
              <w:t>2.9.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擊球數據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7566" w14:textId="4B2C0CF5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7" w:history="1">
            <w:r w:rsidRPr="007B6AB0">
              <w:rPr>
                <w:rStyle w:val="afb"/>
                <w:noProof/>
              </w:rPr>
              <w:t>2.10.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擊球建議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68BFF" w14:textId="532862A2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8" w:history="1">
            <w:r w:rsidRPr="007B6AB0">
              <w:rPr>
                <w:rStyle w:val="afb"/>
                <w:noProof/>
              </w:rPr>
              <w:t>2.11.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註冊</w:t>
            </w:r>
            <w:r w:rsidRPr="007B6AB0">
              <w:rPr>
                <w:rStyle w:val="afb"/>
                <w:noProof/>
              </w:rPr>
              <w:t>E6(</w:t>
            </w:r>
            <w:r w:rsidRPr="007B6AB0">
              <w:rPr>
                <w:rStyle w:val="afb"/>
                <w:rFonts w:hint="eastAsia"/>
                <w:noProof/>
              </w:rPr>
              <w:t>無使用</w:t>
            </w:r>
            <w:r w:rsidRPr="007B6AB0">
              <w:rPr>
                <w:rStyle w:val="af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631E" w14:textId="760510DA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59" w:history="1">
            <w:r w:rsidRPr="007B6AB0">
              <w:rPr>
                <w:rStyle w:val="afb"/>
                <w:noProof/>
              </w:rPr>
              <w:t>2.12.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查詢影像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598E" w14:textId="22AA72E6" w:rsidR="00B72383" w:rsidRDefault="00B72383">
          <w:pPr>
            <w:pStyle w:val="16"/>
            <w:tabs>
              <w:tab w:val="left" w:pos="96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193291160" w:history="1">
            <w:r w:rsidRPr="007B6AB0">
              <w:rPr>
                <w:rStyle w:val="afb"/>
                <w:noProof/>
              </w:rPr>
              <w:t>2.13.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B6AB0">
              <w:rPr>
                <w:rStyle w:val="afb"/>
                <w:rFonts w:hint="eastAsia"/>
                <w:noProof/>
              </w:rPr>
              <w:t>登入系統</w:t>
            </w:r>
            <w:r w:rsidRPr="007B6AB0">
              <w:rPr>
                <w:rStyle w:val="afb"/>
                <w:noProof/>
              </w:rPr>
              <w:t>(</w:t>
            </w:r>
            <w:r w:rsidRPr="007B6AB0">
              <w:rPr>
                <w:rStyle w:val="afb"/>
                <w:rFonts w:hint="eastAsia"/>
                <w:noProof/>
              </w:rPr>
              <w:t>無使用</w:t>
            </w:r>
            <w:r w:rsidRPr="007B6AB0">
              <w:rPr>
                <w:rStyle w:val="af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0B45" w14:textId="7EBF6744" w:rsidR="00AD52D6" w:rsidRPr="00155E09" w:rsidRDefault="00F06C31" w:rsidP="00AD52D6">
          <w:pPr>
            <w:rPr>
              <w:rFonts w:eastAsia="微軟正黑體" w:cs="Times New Roman"/>
              <w:sz w:val="22"/>
            </w:rPr>
          </w:pPr>
          <w:r w:rsidRPr="00155E09">
            <w:rPr>
              <w:rFonts w:eastAsia="微軟正黑體" w:cs="Times New Roman"/>
              <w:sz w:val="22"/>
            </w:rPr>
            <w:fldChar w:fldCharType="end"/>
          </w:r>
        </w:p>
      </w:sdtContent>
    </w:sdt>
    <w:p w14:paraId="248D1C47" w14:textId="77777777" w:rsidR="00D70850" w:rsidRPr="00155E09" w:rsidRDefault="00D70850" w:rsidP="00D70850">
      <w:pPr>
        <w:widowControl/>
        <w:rPr>
          <w:rFonts w:eastAsia="微軟正黑體" w:cs="Times New Roman"/>
          <w:sz w:val="22"/>
        </w:rPr>
      </w:pPr>
      <w:r w:rsidRPr="00155E09">
        <w:rPr>
          <w:rFonts w:eastAsia="微軟正黑體" w:cs="Times New Roman"/>
          <w:sz w:val="22"/>
        </w:rPr>
        <w:t xml:space="preserve"> </w:t>
      </w:r>
    </w:p>
    <w:p w14:paraId="54828AD6" w14:textId="77777777" w:rsidR="006A6520" w:rsidRPr="00155E09" w:rsidRDefault="006A6520">
      <w:pPr>
        <w:widowControl/>
        <w:rPr>
          <w:rFonts w:eastAsia="微軟正黑體" w:cs="Times New Roman"/>
          <w:sz w:val="22"/>
        </w:rPr>
      </w:pPr>
    </w:p>
    <w:p w14:paraId="2F1512AD" w14:textId="77777777" w:rsidR="00E829D1" w:rsidRPr="00155E09" w:rsidRDefault="006A6520" w:rsidP="000E7FE9">
      <w:pPr>
        <w:widowControl/>
        <w:rPr>
          <w:rFonts w:eastAsia="微軟正黑體" w:cs="Times New Roman"/>
          <w:sz w:val="22"/>
        </w:rPr>
      </w:pPr>
      <w:r w:rsidRPr="00155E09">
        <w:rPr>
          <w:rFonts w:eastAsia="微軟正黑體" w:cs="Times New Roman"/>
          <w:sz w:val="22"/>
        </w:rPr>
        <w:br w:type="page"/>
      </w:r>
    </w:p>
    <w:p w14:paraId="567A5601" w14:textId="77777777" w:rsidR="00B34661" w:rsidRPr="00155E09" w:rsidRDefault="002103E7" w:rsidP="00CE1826">
      <w:pPr>
        <w:pStyle w:val="11"/>
      </w:pPr>
      <w:bookmarkStart w:id="4" w:name="_Toc193291144"/>
      <w:r w:rsidRPr="00155E09">
        <w:lastRenderedPageBreak/>
        <w:t>Introduction</w:t>
      </w:r>
      <w:bookmarkEnd w:id="4"/>
    </w:p>
    <w:p w14:paraId="3F22EFCD" w14:textId="0D9AF90E" w:rsidR="00846C00" w:rsidRDefault="00577AE7" w:rsidP="00846C00">
      <w:pPr>
        <w:pStyle w:val="11"/>
        <w:numPr>
          <w:ilvl w:val="1"/>
          <w:numId w:val="3"/>
        </w:numPr>
      </w:pPr>
      <w:r>
        <w:rPr>
          <w:rFonts w:hint="eastAsia"/>
        </w:rPr>
        <w:t xml:space="preserve"> </w:t>
      </w:r>
      <w:bookmarkStart w:id="5" w:name="_Toc193291145"/>
      <w:r>
        <w:rPr>
          <w:rFonts w:hint="eastAsia"/>
        </w:rPr>
        <w:t>裝置業者與</w:t>
      </w:r>
      <w:r>
        <w:rPr>
          <w:rFonts w:hint="eastAsia"/>
        </w:rPr>
        <w:t>III</w:t>
      </w:r>
      <w:r>
        <w:rPr>
          <w:rFonts w:hint="eastAsia"/>
        </w:rPr>
        <w:t>串接流程</w:t>
      </w:r>
      <w:bookmarkEnd w:id="5"/>
    </w:p>
    <w:p w14:paraId="0D5150ED" w14:textId="5F2CB59D" w:rsidR="00846C00" w:rsidRDefault="00B2663B" w:rsidP="00846C00">
      <w:r>
        <w:pict w14:anchorId="4CE53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pt;height:156.5pt">
            <v:imagedata r:id="rId12" o:title="馭風串接API流程圖v2"/>
          </v:shape>
        </w:pict>
      </w:r>
    </w:p>
    <w:p w14:paraId="11557064" w14:textId="668CF0BE" w:rsidR="00846C00" w:rsidRDefault="00846C00" w:rsidP="00846C00"/>
    <w:p w14:paraId="47FC9931" w14:textId="46790820" w:rsidR="00846C00" w:rsidRDefault="00846C00" w:rsidP="00846C00">
      <w:pPr>
        <w:pStyle w:val="af2"/>
        <w:numPr>
          <w:ilvl w:val="0"/>
          <w:numId w:val="9"/>
        </w:numPr>
      </w:pPr>
      <w:r>
        <w:rPr>
          <w:rFonts w:hint="eastAsia"/>
        </w:rPr>
        <w:t>執行步驟：</w:t>
      </w:r>
    </w:p>
    <w:p w14:paraId="2C398C44" w14:textId="3EE66110" w:rsidR="00846C00" w:rsidRDefault="008978E7" w:rsidP="00846C00">
      <w:pPr>
        <w:pStyle w:val="af2"/>
        <w:numPr>
          <w:ilvl w:val="0"/>
          <w:numId w:val="10"/>
        </w:numPr>
      </w:pPr>
      <w:r>
        <w:rPr>
          <w:rFonts w:hint="eastAsia"/>
        </w:rPr>
        <w:t>裝置</w:t>
      </w:r>
      <w:r w:rsidR="00846C00">
        <w:rPr>
          <w:rFonts w:hint="eastAsia"/>
        </w:rPr>
        <w:t>上傳</w:t>
      </w:r>
      <w:r>
        <w:rPr>
          <w:rFonts w:hint="eastAsia"/>
        </w:rPr>
        <w:t>(</w:t>
      </w:r>
      <w:r w:rsidRPr="008978E7">
        <w:rPr>
          <w:rFonts w:hint="eastAsia"/>
          <w:color w:val="FF0000"/>
        </w:rPr>
        <w:t>POST</w:t>
      </w:r>
      <w:r>
        <w:rPr>
          <w:rFonts w:hint="eastAsia"/>
        </w:rPr>
        <w:t>)</w:t>
      </w:r>
      <w:r w:rsidR="00846C00">
        <w:rPr>
          <w:rFonts w:hint="eastAsia"/>
        </w:rPr>
        <w:t>擊球數據</w:t>
      </w:r>
      <w:r w:rsidR="00846C00">
        <w:rPr>
          <w:rFonts w:hint="eastAsia"/>
        </w:rPr>
        <w:t>(</w:t>
      </w:r>
      <w:r w:rsidR="00AD02F4" w:rsidRPr="00D30F63">
        <w:rPr>
          <w:color w:val="0000FF"/>
        </w:rPr>
        <w:fldChar w:fldCharType="begin"/>
      </w:r>
      <w:r w:rsidR="00AD02F4" w:rsidRPr="00D30F63">
        <w:rPr>
          <w:color w:val="0000FF"/>
        </w:rPr>
        <w:instrText xml:space="preserve"> REF _Ref185515348 \r \h </w:instrText>
      </w:r>
      <w:r w:rsidR="00D30F63">
        <w:rPr>
          <w:color w:val="0000FF"/>
        </w:rPr>
        <w:instrText xml:space="preserve"> \* MERGEFORMAT </w:instrText>
      </w:r>
      <w:r w:rsidR="00AD02F4" w:rsidRPr="00D30F63">
        <w:rPr>
          <w:color w:val="0000FF"/>
        </w:rPr>
      </w:r>
      <w:r w:rsidR="00AD02F4" w:rsidRPr="00D30F63">
        <w:rPr>
          <w:color w:val="0000FF"/>
        </w:rPr>
        <w:fldChar w:fldCharType="separate"/>
      </w:r>
      <w:r w:rsidR="00AD02F4" w:rsidRPr="00D30F63">
        <w:rPr>
          <w:color w:val="0000FF"/>
        </w:rPr>
        <w:t>2.1</w:t>
      </w:r>
      <w:r w:rsidR="00AD02F4" w:rsidRPr="00D30F63">
        <w:rPr>
          <w:color w:val="0000FF"/>
        </w:rPr>
        <w:fldChar w:fldCharType="end"/>
      </w:r>
      <w:r w:rsidR="00846C00">
        <w:rPr>
          <w:rFonts w:hint="eastAsia"/>
        </w:rPr>
        <w:t>)</w:t>
      </w:r>
      <w:r>
        <w:rPr>
          <w:rFonts w:hint="eastAsia"/>
        </w:rPr>
        <w:t>後，回傳範例網頁。</w:t>
      </w:r>
    </w:p>
    <w:p w14:paraId="1DA3D903" w14:textId="30559EB6" w:rsidR="008978E7" w:rsidRDefault="00C70E66" w:rsidP="00846C00">
      <w:pPr>
        <w:pStyle w:val="af2"/>
        <w:numPr>
          <w:ilvl w:val="0"/>
          <w:numId w:val="10"/>
        </w:numPr>
      </w:pPr>
      <w:r>
        <w:rPr>
          <w:rFonts w:hint="eastAsia"/>
        </w:rPr>
        <w:t>裝置同時</w:t>
      </w:r>
      <w:r w:rsidR="008978E7">
        <w:rPr>
          <w:rFonts w:hint="eastAsia"/>
        </w:rPr>
        <w:t>上傳</w:t>
      </w:r>
      <w:r w:rsidR="008978E7">
        <w:rPr>
          <w:rFonts w:hint="eastAsia"/>
        </w:rPr>
        <w:t>(</w:t>
      </w:r>
      <w:r w:rsidR="008978E7" w:rsidRPr="008978E7">
        <w:rPr>
          <w:rFonts w:hint="eastAsia"/>
          <w:color w:val="FF0000"/>
        </w:rPr>
        <w:t>POST</w:t>
      </w:r>
      <w:r w:rsidR="008978E7">
        <w:rPr>
          <w:rFonts w:hint="eastAsia"/>
        </w:rPr>
        <w:t>)</w:t>
      </w:r>
      <w:r w:rsidR="00E21B2D">
        <w:rPr>
          <w:rFonts w:hint="eastAsia"/>
        </w:rPr>
        <w:t>擊球影像</w:t>
      </w:r>
      <w:r w:rsidR="00E21B2D">
        <w:rPr>
          <w:rFonts w:hint="eastAsia"/>
        </w:rPr>
        <w:t>(</w:t>
      </w:r>
      <w:r w:rsidR="00E21B2D" w:rsidRPr="00D30F63">
        <w:rPr>
          <w:color w:val="0000FF"/>
        </w:rPr>
        <w:fldChar w:fldCharType="begin"/>
      </w:r>
      <w:r w:rsidR="00E21B2D" w:rsidRPr="00D30F63">
        <w:rPr>
          <w:color w:val="0000FF"/>
        </w:rPr>
        <w:instrText xml:space="preserve"> </w:instrText>
      </w:r>
      <w:r w:rsidR="00E21B2D" w:rsidRPr="00D30F63">
        <w:rPr>
          <w:rFonts w:hint="eastAsia"/>
          <w:color w:val="0000FF"/>
        </w:rPr>
        <w:instrText>REF _Ref185516276 \r \h</w:instrText>
      </w:r>
      <w:r w:rsidR="00E21B2D" w:rsidRPr="00D30F63">
        <w:rPr>
          <w:color w:val="0000FF"/>
        </w:rPr>
        <w:instrText xml:space="preserve"> </w:instrText>
      </w:r>
      <w:r w:rsidR="00E21B2D" w:rsidRPr="00D30F63">
        <w:rPr>
          <w:color w:val="0000FF"/>
        </w:rPr>
      </w:r>
      <w:r w:rsidR="00E21B2D" w:rsidRPr="00D30F63">
        <w:rPr>
          <w:color w:val="0000FF"/>
        </w:rPr>
        <w:fldChar w:fldCharType="separate"/>
      </w:r>
      <w:r w:rsidR="00E21B2D" w:rsidRPr="00D30F63">
        <w:rPr>
          <w:color w:val="0000FF"/>
        </w:rPr>
        <w:t>2.2</w:t>
      </w:r>
      <w:r w:rsidR="00E21B2D" w:rsidRPr="00D30F63">
        <w:rPr>
          <w:color w:val="0000FF"/>
        </w:rPr>
        <w:fldChar w:fldCharType="end"/>
      </w:r>
      <w:r w:rsidR="00E21B2D">
        <w:rPr>
          <w:rFonts w:hint="eastAsia"/>
        </w:rPr>
        <w:t>)</w:t>
      </w:r>
      <w:r w:rsidR="00E21B2D">
        <w:rPr>
          <w:rFonts w:hint="eastAsia"/>
        </w:rPr>
        <w:t>：</w:t>
      </w:r>
      <w:r w:rsidR="008978E7">
        <w:rPr>
          <w:rFonts w:hint="eastAsia"/>
        </w:rPr>
        <w:t>人物正面</w:t>
      </w:r>
      <w:r w:rsidR="008978E7">
        <w:rPr>
          <w:rFonts w:hint="eastAsia"/>
        </w:rPr>
        <w:t>(f</w:t>
      </w:r>
      <w:r w:rsidR="008978E7">
        <w:t>ront</w:t>
      </w:r>
      <w:r w:rsidR="008978E7">
        <w:rPr>
          <w:rFonts w:hint="eastAsia"/>
        </w:rPr>
        <w:t>)</w:t>
      </w:r>
      <w:r w:rsidR="008978E7">
        <w:rPr>
          <w:rFonts w:hint="eastAsia"/>
        </w:rPr>
        <w:t>、人物側面</w:t>
      </w:r>
      <w:r w:rsidR="008978E7">
        <w:rPr>
          <w:rFonts w:hint="eastAsia"/>
        </w:rPr>
        <w:t>(s</w:t>
      </w:r>
      <w:r w:rsidR="008978E7">
        <w:t>ide</w:t>
      </w:r>
      <w:r w:rsidR="008978E7">
        <w:rPr>
          <w:rFonts w:hint="eastAsia"/>
        </w:rPr>
        <w:t>)</w:t>
      </w:r>
      <w:r w:rsidR="008978E7">
        <w:rPr>
          <w:rFonts w:hint="eastAsia"/>
        </w:rPr>
        <w:t>、高爾夫球上方</w:t>
      </w:r>
      <w:r w:rsidR="008978E7">
        <w:rPr>
          <w:rFonts w:hint="eastAsia"/>
        </w:rPr>
        <w:t>(h</w:t>
      </w:r>
      <w:r w:rsidR="008978E7">
        <w:t>ead</w:t>
      </w:r>
      <w:r w:rsidR="008978E7">
        <w:rPr>
          <w:rFonts w:hint="eastAsia"/>
        </w:rPr>
        <w:t>)</w:t>
      </w:r>
      <w:r w:rsidR="008978E7">
        <w:rPr>
          <w:rFonts w:hint="eastAsia"/>
        </w:rPr>
        <w:t>等影像後，回傳資料是否接收成功。</w:t>
      </w:r>
    </w:p>
    <w:p w14:paraId="617D6FA3" w14:textId="1B81965D" w:rsidR="008978E7" w:rsidRDefault="00D30F63" w:rsidP="00846C00">
      <w:pPr>
        <w:pStyle w:val="af2"/>
        <w:numPr>
          <w:ilvl w:val="0"/>
          <w:numId w:val="10"/>
        </w:numPr>
      </w:pPr>
      <w:r>
        <w:rPr>
          <w:rFonts w:hint="eastAsia"/>
        </w:rPr>
        <w:t xml:space="preserve">III </w:t>
      </w:r>
      <w:r>
        <w:t>Server</w:t>
      </w:r>
      <w:r w:rsidR="008978E7">
        <w:rPr>
          <w:rFonts w:hint="eastAsia"/>
        </w:rPr>
        <w:t>呼叫影像分析</w:t>
      </w:r>
      <w:r w:rsidR="008978E7">
        <w:rPr>
          <w:rFonts w:hint="eastAsia"/>
        </w:rPr>
        <w:t>API</w:t>
      </w:r>
      <w:r>
        <w:rPr>
          <w:rFonts w:hint="eastAsia"/>
        </w:rPr>
        <w:t>(</w:t>
      </w:r>
      <w:r w:rsidRPr="00D30F63">
        <w:rPr>
          <w:color w:val="0000FF"/>
        </w:rPr>
        <w:fldChar w:fldCharType="begin"/>
      </w:r>
      <w:r w:rsidRPr="00D30F63">
        <w:rPr>
          <w:color w:val="0000FF"/>
        </w:rPr>
        <w:instrText xml:space="preserve"> </w:instrText>
      </w:r>
      <w:r w:rsidRPr="00D30F63">
        <w:rPr>
          <w:rFonts w:hint="eastAsia"/>
          <w:color w:val="0000FF"/>
        </w:rPr>
        <w:instrText>REF _Ref185516827 \r \h</w:instrText>
      </w:r>
      <w:r w:rsidRPr="00D30F63">
        <w:rPr>
          <w:color w:val="0000FF"/>
        </w:rPr>
        <w:instrText xml:space="preserve"> </w:instrText>
      </w:r>
      <w:r w:rsidRPr="00D30F63">
        <w:rPr>
          <w:color w:val="0000FF"/>
        </w:rPr>
      </w:r>
      <w:r w:rsidRPr="00D30F63">
        <w:rPr>
          <w:color w:val="0000FF"/>
        </w:rPr>
        <w:fldChar w:fldCharType="separate"/>
      </w:r>
      <w:r w:rsidRPr="00D30F63">
        <w:rPr>
          <w:color w:val="0000FF"/>
        </w:rPr>
        <w:t>2.4</w:t>
      </w:r>
      <w:r w:rsidRPr="00D30F63">
        <w:rPr>
          <w:color w:val="0000FF"/>
        </w:rPr>
        <w:fldChar w:fldCharType="end"/>
      </w:r>
      <w:r>
        <w:rPr>
          <w:rFonts w:hint="eastAsia"/>
        </w:rPr>
        <w:t>)</w:t>
      </w:r>
      <w:r w:rsidR="008978E7">
        <w:rPr>
          <w:rFonts w:hint="eastAsia"/>
        </w:rPr>
        <w:t>，分析擊球數據與擊球影像</w:t>
      </w:r>
      <w:r>
        <w:rPr>
          <w:rFonts w:hint="eastAsia"/>
        </w:rPr>
        <w:t>，</w:t>
      </w:r>
      <w:r w:rsidR="001A47AE">
        <w:rPr>
          <w:rFonts w:hint="eastAsia"/>
        </w:rPr>
        <w:t>回傳結果</w:t>
      </w:r>
      <w:r w:rsidR="008978E7">
        <w:rPr>
          <w:rFonts w:hint="eastAsia"/>
        </w:rPr>
        <w:t>。</w:t>
      </w:r>
    </w:p>
    <w:p w14:paraId="129612B3" w14:textId="71B80BBD" w:rsidR="008978E7" w:rsidRPr="00155E09" w:rsidRDefault="008978E7" w:rsidP="00846C00">
      <w:pPr>
        <w:pStyle w:val="af2"/>
        <w:numPr>
          <w:ilvl w:val="0"/>
          <w:numId w:val="10"/>
        </w:numPr>
      </w:pPr>
      <w:r>
        <w:rPr>
          <w:rFonts w:hint="eastAsia"/>
        </w:rPr>
        <w:t>III S</w:t>
      </w:r>
      <w:r>
        <w:t>erver</w:t>
      </w:r>
      <w:r>
        <w:rPr>
          <w:rFonts w:hint="eastAsia"/>
        </w:rPr>
        <w:t>發布</w:t>
      </w:r>
      <w:r>
        <w:t>(</w:t>
      </w:r>
      <w:r w:rsidRPr="008978E7">
        <w:rPr>
          <w:rFonts w:hint="eastAsia"/>
          <w:color w:val="FF0000"/>
        </w:rPr>
        <w:t>Pu</w:t>
      </w:r>
      <w:r w:rsidRPr="008978E7">
        <w:rPr>
          <w:color w:val="FF0000"/>
        </w:rPr>
        <w:t>blish</w:t>
      </w:r>
      <w:r>
        <w:t>)</w:t>
      </w:r>
      <w:r>
        <w:rPr>
          <w:rFonts w:hint="eastAsia"/>
        </w:rPr>
        <w:t>分析網頁</w:t>
      </w:r>
      <w:r>
        <w:rPr>
          <w:rFonts w:hint="eastAsia"/>
        </w:rPr>
        <w:t>(</w:t>
      </w:r>
      <w:r w:rsidR="00E076B7" w:rsidRPr="00E076B7">
        <w:rPr>
          <w:color w:val="0000FF"/>
        </w:rPr>
        <w:fldChar w:fldCharType="begin"/>
      </w:r>
      <w:r w:rsidR="00E076B7" w:rsidRPr="00E076B7">
        <w:rPr>
          <w:color w:val="0000FF"/>
        </w:rPr>
        <w:instrText xml:space="preserve"> </w:instrText>
      </w:r>
      <w:r w:rsidR="00E076B7" w:rsidRPr="00E076B7">
        <w:rPr>
          <w:rFonts w:hint="eastAsia"/>
          <w:color w:val="0000FF"/>
        </w:rPr>
        <w:instrText>REF _Ref185516870 \r \h</w:instrText>
      </w:r>
      <w:r w:rsidR="00E076B7" w:rsidRPr="00E076B7">
        <w:rPr>
          <w:color w:val="0000FF"/>
        </w:rPr>
        <w:instrText xml:space="preserve"> </w:instrText>
      </w:r>
      <w:r w:rsidR="00E076B7" w:rsidRPr="00E076B7">
        <w:rPr>
          <w:color w:val="0000FF"/>
        </w:rPr>
      </w:r>
      <w:r w:rsidR="00E076B7" w:rsidRPr="00E076B7">
        <w:rPr>
          <w:color w:val="0000FF"/>
        </w:rPr>
        <w:fldChar w:fldCharType="separate"/>
      </w:r>
      <w:r w:rsidR="00E076B7" w:rsidRPr="00E076B7">
        <w:rPr>
          <w:color w:val="0000FF"/>
        </w:rPr>
        <w:t>2.3</w:t>
      </w:r>
      <w:r w:rsidR="00E076B7" w:rsidRPr="00E076B7">
        <w:rPr>
          <w:color w:val="0000FF"/>
        </w:rPr>
        <w:fldChar w:fldCharType="end"/>
      </w:r>
      <w:r w:rsidR="00E076B7">
        <w:rPr>
          <w:rFonts w:hint="eastAsia"/>
        </w:rPr>
        <w:t>)</w:t>
      </w:r>
      <w:r>
        <w:rPr>
          <w:rFonts w:hint="eastAsia"/>
        </w:rPr>
        <w:t>，至裝置業者</w:t>
      </w:r>
      <w:r>
        <w:rPr>
          <w:rFonts w:hint="eastAsia"/>
        </w:rPr>
        <w:t>M</w:t>
      </w:r>
      <w:r>
        <w:t xml:space="preserve">QTT </w:t>
      </w:r>
      <w:r>
        <w:rPr>
          <w:rFonts w:hint="eastAsia"/>
        </w:rPr>
        <w:t>s</w:t>
      </w:r>
      <w:r>
        <w:t>erver</w:t>
      </w:r>
      <w:r w:rsidR="00334F78">
        <w:rPr>
          <w:rFonts w:hint="eastAsia"/>
        </w:rPr>
        <w:t>並</w:t>
      </w:r>
      <w:r>
        <w:rPr>
          <w:rFonts w:hint="eastAsia"/>
        </w:rPr>
        <w:t>顯示分析網頁。</w:t>
      </w:r>
    </w:p>
    <w:p w14:paraId="23256353" w14:textId="65B9799C" w:rsidR="00577AE7" w:rsidRPr="00155E09" w:rsidRDefault="00577AE7" w:rsidP="00205EA7">
      <w:pPr>
        <w:pStyle w:val="11"/>
        <w:numPr>
          <w:ilvl w:val="1"/>
          <w:numId w:val="3"/>
        </w:numPr>
      </w:pPr>
      <w:r>
        <w:rPr>
          <w:rFonts w:hint="eastAsia"/>
        </w:rPr>
        <w:t xml:space="preserve"> </w:t>
      </w:r>
      <w:bookmarkStart w:id="6" w:name="_Toc193291146"/>
      <w:r w:rsidR="00831B97">
        <w:rPr>
          <w:rFonts w:hint="eastAsia"/>
        </w:rPr>
        <w:t>現有版本</w:t>
      </w:r>
      <w:r>
        <w:rPr>
          <w:rFonts w:hint="eastAsia"/>
        </w:rPr>
        <w:t>串接注意事項</w:t>
      </w:r>
      <w:bookmarkEnd w:id="6"/>
    </w:p>
    <w:p w14:paraId="28060506" w14:textId="4480718F" w:rsidR="007F0759" w:rsidRDefault="007F0759" w:rsidP="007F0759">
      <w:pPr>
        <w:pStyle w:val="af2"/>
        <w:numPr>
          <w:ilvl w:val="0"/>
          <w:numId w:val="11"/>
        </w:numPr>
      </w:pPr>
      <w:r>
        <w:rPr>
          <w:rFonts w:hint="eastAsia"/>
        </w:rPr>
        <w:t>數據上傳順序依序為擊球數據、人物正面影像、人物側面影像、球影像。</w:t>
      </w:r>
    </w:p>
    <w:p w14:paraId="707F6046" w14:textId="0FFE40BB" w:rsidR="00831B97" w:rsidRDefault="00831B97" w:rsidP="007F0759">
      <w:pPr>
        <w:pStyle w:val="af2"/>
        <w:numPr>
          <w:ilvl w:val="0"/>
          <w:numId w:val="11"/>
        </w:numPr>
      </w:pPr>
      <w:r>
        <w:rPr>
          <w:rFonts w:hint="eastAsia"/>
        </w:rPr>
        <w:t>裝置業者需要架設</w:t>
      </w:r>
      <w:r>
        <w:rPr>
          <w:rFonts w:hint="eastAsia"/>
        </w:rPr>
        <w:t>MQTT</w:t>
      </w:r>
      <w:r>
        <w:t xml:space="preserve"> Server</w:t>
      </w:r>
      <w:r>
        <w:rPr>
          <w:rFonts w:hint="eastAsia"/>
        </w:rPr>
        <w:t>。</w:t>
      </w:r>
    </w:p>
    <w:p w14:paraId="1D904E81" w14:textId="6EDD10CC" w:rsidR="00C51EAE" w:rsidRDefault="00C51EAE" w:rsidP="00831B97">
      <w:pPr>
        <w:pStyle w:val="af2"/>
        <w:numPr>
          <w:ilvl w:val="0"/>
          <w:numId w:val="11"/>
        </w:numPr>
      </w:pPr>
      <w:r>
        <w:rPr>
          <w:rFonts w:hint="eastAsia"/>
        </w:rPr>
        <w:t>上傳影像格式</w:t>
      </w:r>
      <w:r>
        <w:rPr>
          <w:rFonts w:hint="eastAsia"/>
        </w:rPr>
        <w:t>(</w:t>
      </w:r>
      <w:proofErr w:type="spellStart"/>
      <w:r w:rsidRPr="00C51EAE">
        <w:rPr>
          <w:b/>
          <w:color w:val="FF0000"/>
        </w:rPr>
        <w:t>webm</w:t>
      </w:r>
      <w:proofErr w:type="spellEnd"/>
      <w:r>
        <w:rPr>
          <w:rFonts w:hint="eastAsia"/>
        </w:rPr>
        <w:t>)</w:t>
      </w:r>
      <w:r w:rsidR="00C95A96">
        <w:rPr>
          <w:rFonts w:hint="eastAsia"/>
        </w:rPr>
        <w:t>。</w:t>
      </w:r>
    </w:p>
    <w:p w14:paraId="1DD14D24" w14:textId="7649BBD2" w:rsidR="00E219A6" w:rsidRDefault="00E219A6" w:rsidP="00831B97">
      <w:pPr>
        <w:pStyle w:val="af2"/>
        <w:numPr>
          <w:ilvl w:val="0"/>
          <w:numId w:val="11"/>
        </w:numPr>
      </w:pPr>
      <w:r>
        <w:rPr>
          <w:rFonts w:hint="eastAsia"/>
        </w:rPr>
        <w:t>影像分析</w:t>
      </w:r>
      <w:r>
        <w:rPr>
          <w:rFonts w:hint="eastAsia"/>
        </w:rPr>
        <w:t>API(</w:t>
      </w:r>
      <w:r w:rsidRPr="00E219A6">
        <w:rPr>
          <w:color w:val="0000FF"/>
        </w:rPr>
        <w:fldChar w:fldCharType="begin"/>
      </w:r>
      <w:r w:rsidRPr="00E219A6">
        <w:rPr>
          <w:color w:val="0000FF"/>
        </w:rPr>
        <w:instrText xml:space="preserve"> </w:instrText>
      </w:r>
      <w:r w:rsidRPr="00E219A6">
        <w:rPr>
          <w:rFonts w:hint="eastAsia"/>
          <w:color w:val="0000FF"/>
        </w:rPr>
        <w:instrText>REF _Ref185517202 \r \h</w:instrText>
      </w:r>
      <w:r w:rsidRPr="00E219A6">
        <w:rPr>
          <w:color w:val="0000FF"/>
        </w:rPr>
        <w:instrText xml:space="preserve"> </w:instrText>
      </w:r>
      <w:r w:rsidRPr="00E219A6">
        <w:rPr>
          <w:color w:val="0000FF"/>
        </w:rPr>
      </w:r>
      <w:r w:rsidRPr="00E219A6">
        <w:rPr>
          <w:color w:val="0000FF"/>
        </w:rPr>
        <w:fldChar w:fldCharType="separate"/>
      </w:r>
      <w:r w:rsidRPr="00E219A6">
        <w:rPr>
          <w:color w:val="0000FF"/>
        </w:rPr>
        <w:t>2.4</w:t>
      </w:r>
      <w:r w:rsidRPr="00E219A6">
        <w:rPr>
          <w:color w:val="0000FF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為內部使用</w:t>
      </w:r>
      <w:r w:rsidR="006E358E">
        <w:rPr>
          <w:rFonts w:hint="eastAsia"/>
        </w:rPr>
        <w:t>、其</w:t>
      </w:r>
      <w:r w:rsidR="003F7DCC">
        <w:rPr>
          <w:rFonts w:hint="eastAsia"/>
        </w:rPr>
        <w:t>結果導入</w:t>
      </w:r>
      <w:r w:rsidR="00DD141F">
        <w:rPr>
          <w:rFonts w:hint="eastAsia"/>
        </w:rPr>
        <w:t>於</w:t>
      </w:r>
      <w:r w:rsidR="003F7DCC">
        <w:rPr>
          <w:rFonts w:hint="eastAsia"/>
        </w:rPr>
        <w:t>分析</w:t>
      </w:r>
      <w:r w:rsidR="00DD141F">
        <w:rPr>
          <w:rFonts w:hint="eastAsia"/>
        </w:rPr>
        <w:t>網頁中</w:t>
      </w:r>
      <w:r w:rsidR="00C95A96">
        <w:rPr>
          <w:rFonts w:hint="eastAsia"/>
        </w:rPr>
        <w:t>。</w:t>
      </w:r>
    </w:p>
    <w:p w14:paraId="66DAEC70" w14:textId="1E916777" w:rsidR="00C51EAE" w:rsidRDefault="003A772B" w:rsidP="00C51EAE">
      <w:pPr>
        <w:pStyle w:val="af2"/>
        <w:numPr>
          <w:ilvl w:val="0"/>
          <w:numId w:val="11"/>
        </w:numPr>
      </w:pPr>
      <w:r>
        <w:rPr>
          <w:rFonts w:hint="eastAsia"/>
        </w:rPr>
        <w:t>裝置業者需顯示回傳網頁結果</w:t>
      </w:r>
      <w:r>
        <w:rPr>
          <w:rFonts w:hint="eastAsia"/>
        </w:rPr>
        <w:t>(URL)</w:t>
      </w:r>
    </w:p>
    <w:p w14:paraId="52AC5385" w14:textId="4770A9BB" w:rsidR="007E3D73" w:rsidRDefault="007E3D73" w:rsidP="007E3D73">
      <w:pPr>
        <w:pStyle w:val="af2"/>
        <w:numPr>
          <w:ilvl w:val="0"/>
          <w:numId w:val="11"/>
        </w:numPr>
      </w:pPr>
      <w:proofErr w:type="spellStart"/>
      <w:r>
        <w:t>Mqtt</w:t>
      </w:r>
      <w:proofErr w:type="spellEnd"/>
      <w:r>
        <w:rPr>
          <w:rFonts w:hint="eastAsia"/>
        </w:rPr>
        <w:t xml:space="preserve"> p</w:t>
      </w:r>
      <w:r>
        <w:t>ort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883</w:t>
      </w:r>
      <w:r>
        <w:rPr>
          <w:rFonts w:hint="eastAsia"/>
        </w:rPr>
        <w:t>，網頁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為</w:t>
      </w:r>
      <w:r>
        <w:t>80</w:t>
      </w:r>
      <w:r>
        <w:rPr>
          <w:rFonts w:hint="eastAsia"/>
        </w:rPr>
        <w:t>，影像上傳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為</w:t>
      </w:r>
      <w:r>
        <w:t>8080</w:t>
      </w:r>
    </w:p>
    <w:p w14:paraId="41823AC7" w14:textId="77777777" w:rsidR="00577AE7" w:rsidRDefault="00577AE7" w:rsidP="00880ED7">
      <w:pPr>
        <w:widowControl/>
      </w:pPr>
      <w:r>
        <w:br w:type="page"/>
      </w:r>
    </w:p>
    <w:p w14:paraId="57379549" w14:textId="3C15AF72" w:rsidR="00B34661" w:rsidRPr="00155E09" w:rsidRDefault="00577AE7" w:rsidP="00CE1826">
      <w:pPr>
        <w:pStyle w:val="11"/>
      </w:pPr>
      <w:bookmarkStart w:id="7" w:name="_Toc193291147"/>
      <w:r w:rsidRPr="00155E09">
        <w:t>Golf Master API List</w:t>
      </w:r>
      <w:bookmarkEnd w:id="7"/>
    </w:p>
    <w:p w14:paraId="6123E2F1" w14:textId="6595F5A8" w:rsidR="00FA1DC7" w:rsidRPr="00155E09" w:rsidRDefault="00FA1DC7" w:rsidP="00CE1826">
      <w:pPr>
        <w:pStyle w:val="11"/>
        <w:numPr>
          <w:ilvl w:val="1"/>
          <w:numId w:val="3"/>
        </w:numPr>
      </w:pPr>
      <w:bookmarkStart w:id="8" w:name="_Ref185515342"/>
      <w:bookmarkStart w:id="9" w:name="_Ref185515348"/>
      <w:bookmarkStart w:id="10" w:name="_Toc193291148"/>
      <w:r w:rsidRPr="00155E09">
        <w:rPr>
          <w:rFonts w:hint="eastAsia"/>
        </w:rPr>
        <w:t>擊球數據回饋</w:t>
      </w:r>
      <w:bookmarkEnd w:id="8"/>
      <w:bookmarkEnd w:id="9"/>
      <w:bookmarkEnd w:id="10"/>
    </w:p>
    <w:p w14:paraId="18407EF6" w14:textId="77777777" w:rsidR="00FA1DC7" w:rsidRPr="00155E09" w:rsidRDefault="00FA1DC7" w:rsidP="00FA1DC7">
      <w:pPr>
        <w:rPr>
          <w:rFonts w:eastAsia="微軟正黑體" w:cs="新細明體"/>
          <w:sz w:val="36"/>
          <w:szCs w:val="36"/>
        </w:rPr>
      </w:pPr>
      <w:r w:rsidRPr="00155E09">
        <w:rPr>
          <w:rFonts w:eastAsia="微軟正黑體"/>
        </w:rPr>
        <w:t>Request</w:t>
      </w: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7544"/>
      </w:tblGrid>
      <w:tr w:rsidR="00FA1DC7" w:rsidRPr="00155E09" w14:paraId="638D0600" w14:textId="77777777" w:rsidTr="00155E09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36BD2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Method</w:t>
            </w:r>
          </w:p>
        </w:tc>
        <w:tc>
          <w:tcPr>
            <w:tcW w:w="7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C49EF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URL</w:t>
            </w:r>
          </w:p>
        </w:tc>
      </w:tr>
      <w:tr w:rsidR="00FA1DC7" w:rsidRPr="00155E09" w14:paraId="2C8BC92F" w14:textId="77777777" w:rsidTr="00155E09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C2656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POST</w:t>
            </w:r>
          </w:p>
        </w:tc>
        <w:tc>
          <w:tcPr>
            <w:tcW w:w="7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78025" w14:textId="12D59CAD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color w:val="38761D"/>
                <w:szCs w:val="24"/>
              </w:rPr>
              <w:t>http://61.216.149.161/GolfMaster/service</w:t>
            </w:r>
            <w:r w:rsidRPr="00155E09">
              <w:rPr>
                <w:rFonts w:eastAsia="微軟正黑體" w:cs="Consolas" w:hint="eastAsia"/>
                <w:color w:val="38761D"/>
                <w:szCs w:val="24"/>
              </w:rPr>
              <w:t>/</w:t>
            </w:r>
            <w:r w:rsidRPr="00155E09">
              <w:rPr>
                <w:rFonts w:eastAsia="微軟正黑體" w:cs="Consolas"/>
                <w:color w:val="38761D"/>
                <w:szCs w:val="24"/>
              </w:rPr>
              <w:t>realtime-shot</w:t>
            </w:r>
            <w:r w:rsidR="005C15C9">
              <w:rPr>
                <w:rFonts w:eastAsia="微軟正黑體" w:cs="Consolas"/>
                <w:color w:val="38761D"/>
                <w:szCs w:val="24"/>
              </w:rPr>
              <w:t>data</w:t>
            </w:r>
            <w:r w:rsidRPr="00155E09">
              <w:rPr>
                <w:rFonts w:eastAsia="微軟正黑體" w:cs="Consolas"/>
                <w:color w:val="38761D"/>
                <w:szCs w:val="24"/>
              </w:rPr>
              <w:t>.jsp</w:t>
            </w:r>
          </w:p>
        </w:tc>
      </w:tr>
    </w:tbl>
    <w:p w14:paraId="09B1DD54" w14:textId="77777777" w:rsidR="00FA1DC7" w:rsidRPr="00155E09" w:rsidRDefault="00FA1DC7" w:rsidP="00FA1DC7">
      <w:pPr>
        <w:rPr>
          <w:rFonts w:eastAsia="微軟正黑體"/>
        </w:rPr>
      </w:pPr>
    </w:p>
    <w:p w14:paraId="07849D69" w14:textId="77777777" w:rsidR="00FA1DC7" w:rsidRPr="00155E09" w:rsidRDefault="00FA1DC7" w:rsidP="00FA1DC7">
      <w:pPr>
        <w:rPr>
          <w:rFonts w:eastAsia="微軟正黑體" w:cs="新細明體"/>
          <w:sz w:val="36"/>
          <w:szCs w:val="36"/>
        </w:rPr>
      </w:pPr>
      <w:r w:rsidRPr="00155E09">
        <w:rPr>
          <w:rFonts w:eastAsia="微軟正黑體"/>
        </w:rPr>
        <w:t>X-www-form-</w:t>
      </w:r>
      <w:proofErr w:type="spellStart"/>
      <w:r w:rsidRPr="00155E09">
        <w:rPr>
          <w:rFonts w:eastAsia="微軟正黑體"/>
        </w:rPr>
        <w:t>urlencoded</w:t>
      </w:r>
      <w:proofErr w:type="spellEnd"/>
      <w:r w:rsidRPr="00155E09">
        <w:rPr>
          <w:rFonts w:eastAsia="微軟正黑體"/>
        </w:rPr>
        <w:t xml:space="preserve"> Parameters</w:t>
      </w:r>
    </w:p>
    <w:tbl>
      <w:tblPr>
        <w:tblW w:w="94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977"/>
        <w:gridCol w:w="1826"/>
        <w:gridCol w:w="1033"/>
        <w:gridCol w:w="4506"/>
      </w:tblGrid>
      <w:tr w:rsidR="00FA1DC7" w:rsidRPr="00155E09" w14:paraId="396E1885" w14:textId="77777777" w:rsidTr="00155E09">
        <w:trPr>
          <w:trHeight w:val="12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vAlign w:val="center"/>
          </w:tcPr>
          <w:p w14:paraId="059779F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R</w:t>
            </w: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equired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2EFB1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Type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6416B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C9725B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Values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vAlign w:val="center"/>
          </w:tcPr>
          <w:p w14:paraId="6534E62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Description</w:t>
            </w:r>
          </w:p>
        </w:tc>
      </w:tr>
      <w:tr w:rsidR="00FA1DC7" w:rsidRPr="00155E09" w14:paraId="54EB571E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AF828D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04C1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2F0C8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proofErr w:type="spellStart"/>
            <w:r w:rsidRPr="00155E09">
              <w:rPr>
                <w:rFonts w:eastAsia="微軟正黑體" w:cs="手札體-繁" w:hint="eastAsia"/>
                <w:szCs w:val="24"/>
              </w:rPr>
              <w:t>i</w:t>
            </w:r>
            <w:r w:rsidRPr="00155E09">
              <w:rPr>
                <w:rFonts w:eastAsia="微軟正黑體" w:cs="手札體-繁"/>
                <w:szCs w:val="24"/>
              </w:rPr>
              <w:t>dx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C02D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46F329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模擬器標記數據之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id</w:t>
            </w:r>
          </w:p>
        </w:tc>
      </w:tr>
      <w:tr w:rsidR="00FA1DC7" w:rsidRPr="00155E09" w14:paraId="7D561558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79F10A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0EFFD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3913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r w:rsidRPr="00155E09">
              <w:rPr>
                <w:rFonts w:eastAsia="微軟正黑體" w:cs="手札體-繁"/>
                <w:szCs w:val="24"/>
              </w:rPr>
              <w:t>LID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65EF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string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70DB9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每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個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不同模擬器配合場域的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odd</w:t>
            </w:r>
          </w:p>
        </w:tc>
      </w:tr>
      <w:tr w:rsidR="00FA1DC7" w:rsidRPr="00155E09" w14:paraId="39D17D00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6764AC" w14:textId="36239EBB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DF23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2697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r w:rsidRPr="00155E09">
              <w:rPr>
                <w:rFonts w:eastAsia="微軟正黑體" w:cs="手札體-繁" w:hint="eastAsia"/>
                <w:szCs w:val="24"/>
              </w:rPr>
              <w:t>P</w:t>
            </w:r>
            <w:r w:rsidRPr="00155E09">
              <w:rPr>
                <w:rFonts w:eastAsia="微軟正黑體" w:cs="手札體-繁"/>
                <w:szCs w:val="24"/>
              </w:rPr>
              <w:t>layer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4141B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string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E4139F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球員暱稱</w:t>
            </w:r>
          </w:p>
        </w:tc>
      </w:tr>
      <w:tr w:rsidR="00FA1DC7" w:rsidRPr="00155E09" w14:paraId="662376E8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5495C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C1887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5BF2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r w:rsidRPr="00155E09">
              <w:rPr>
                <w:rFonts w:eastAsia="微軟正黑體" w:cs="手札體-繁"/>
                <w:szCs w:val="24"/>
              </w:rPr>
              <w:t>Date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3C37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date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3D9254" w14:textId="259B17AF" w:rsidR="00FA1DC7" w:rsidRPr="00155E09" w:rsidRDefault="007513A9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模擬器標記數據之時間字串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imestamp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FA1DC7" w:rsidRPr="00155E09" w14:paraId="61D31E1E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958CAD" w14:textId="5F246FD7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2C65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b</w:t>
            </w: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04E2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r w:rsidRPr="00155E09">
              <w:rPr>
                <w:rFonts w:eastAsia="微軟正黑體" w:cs="手札體-繁"/>
                <w:szCs w:val="24"/>
              </w:rPr>
              <w:t>Token</w:t>
            </w:r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1FCF7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D25351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模擬器標記數據之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Token(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該次登入都相同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FA1DC7" w:rsidRPr="00155E09" w14:paraId="0A0E96A9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3760FA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04F3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C606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BallSpeed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A29D3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337386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高爾夫球在撞擊後立即的速度，球速是由球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速度和衝擊力決定的。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*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技術定義：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球速係指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高爾夫球重心與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面分離後的速度。</w:t>
            </w:r>
          </w:p>
          <w:p w14:paraId="64E3966C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單位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: mph</w:t>
            </w:r>
          </w:p>
        </w:tc>
      </w:tr>
      <w:tr w:rsidR="00FA1DC7" w:rsidRPr="00155E09" w14:paraId="4A05196E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B69AAC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AB0D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E13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ClubAnglePath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B16D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47BC07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高爾夫擊球的預期曲率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旋轉軸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的關鍵因素。假設中心接觸，球應該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朝向面角彎曲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並遠離球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路徑。單位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: degree</w:t>
            </w:r>
          </w:p>
        </w:tc>
      </w:tr>
      <w:tr w:rsidR="00FA1DC7" w:rsidRPr="00155E09" w14:paraId="4A30A062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AD7657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1B83A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2573FF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ClubAngleFace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FB8D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C289E3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高爾夫球手將此稱為具有“開放”或“封閉”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面。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*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技術定義：在高爾夫球最大壓縮時，球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面和高爾夫球接觸中心點的水平球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面方向，單位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: degree</w:t>
            </w:r>
          </w:p>
        </w:tc>
      </w:tr>
      <w:tr w:rsidR="00FA1DC7" w:rsidRPr="00155E09" w14:paraId="2E9F14D7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859E0D" w14:textId="31BAB131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D3962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F2438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TotalDistFt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FD33FD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C03ADE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置球點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到擊球後停止滾動的距離，單位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: </w:t>
            </w:r>
            <w:proofErr w:type="spell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ft</w:t>
            </w:r>
            <w:proofErr w:type="spell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呎</w:t>
            </w:r>
          </w:p>
        </w:tc>
      </w:tr>
      <w:tr w:rsidR="00FA1DC7" w:rsidRPr="00155E09" w14:paraId="74CC5B74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EF4CCE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2465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323B3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CarryDistFt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6C097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E73440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置球點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到擊球落點的距離，單位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: </w:t>
            </w:r>
            <w:proofErr w:type="spell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ft</w:t>
            </w:r>
            <w:proofErr w:type="spell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呎</w:t>
            </w:r>
          </w:p>
        </w:tc>
      </w:tr>
      <w:tr w:rsidR="00FA1DC7" w:rsidRPr="00155E09" w14:paraId="72A88F11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DD7A08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7FB6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35E2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LaunchAngle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F3E2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EBE64A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隨著球速的降低，最佳發射角度必須增加，</w:t>
            </w:r>
          </w:p>
          <w:p w14:paraId="62EE7FC5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後旋也必須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增加。單位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: degree</w:t>
            </w:r>
          </w:p>
        </w:tc>
      </w:tr>
      <w:tr w:rsidR="00FA1DC7" w:rsidRPr="00155E09" w14:paraId="2F97F5E0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856B99" w14:textId="51AC163E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DA020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4D9C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SmashFactor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334D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9F8AAE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球速除以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速度。</w:t>
            </w:r>
          </w:p>
        </w:tc>
      </w:tr>
      <w:tr w:rsidR="00FA1DC7" w:rsidRPr="00155E09" w14:paraId="03B82CD3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C062D8" w14:textId="6F11E79D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9CFBD2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56ACD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BackSpin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F0734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14095F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高爾夫球迴旋是高爾夫球的反向旋轉。</w:t>
            </w:r>
          </w:p>
        </w:tc>
      </w:tr>
      <w:tr w:rsidR="00FA1DC7" w:rsidRPr="00155E09" w14:paraId="6F7EB3DB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C4DAE" w14:textId="5FC07C71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CDA70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4C670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SideSpin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DA907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3A5294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高爾夫球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側旋是橫向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發生的旋轉。</w:t>
            </w:r>
          </w:p>
        </w:tc>
      </w:tr>
      <w:tr w:rsidR="00FA1DC7" w:rsidRPr="00155E09" w14:paraId="347A1D4C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C6CC53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96EFB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3838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ClubHeadSpeed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8AA0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40ABC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從身體設置，到上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頂點身體旋轉，讓手臂和身體將保持連接，保持在正確的揮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平面上，並使用大肌肉來創造擊球過程。</w:t>
            </w:r>
          </w:p>
          <w:p w14:paraId="1A0B098D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(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握壓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/Swing/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釋放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/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節奏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，單位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: mph</w:t>
            </w:r>
          </w:p>
        </w:tc>
      </w:tr>
      <w:tr w:rsidR="00FA1DC7" w:rsidRPr="00155E09" w14:paraId="1286E204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C2B37E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CBC2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B9DD4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LaunchDirection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2B08C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1BBF4E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發射方向是球相對於目標線開始的初始方向。正發射方向表示球從目標右側開始，負發射方向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。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: degree</w:t>
            </w:r>
          </w:p>
        </w:tc>
      </w:tr>
      <w:tr w:rsidR="00FA1DC7" w:rsidRPr="00155E09" w14:paraId="0D01EAA1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95C4A" w14:textId="2A345ABD" w:rsidR="00FA1DC7" w:rsidRPr="00155E09" w:rsidRDefault="005C15C9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65C80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75744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DistToPinFt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BB17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83A29C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擊球後與目標的距離，單位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: </w:t>
            </w:r>
            <w:proofErr w:type="spell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ft</w:t>
            </w:r>
            <w:proofErr w:type="spell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呎</w:t>
            </w:r>
          </w:p>
        </w:tc>
      </w:tr>
      <w:tr w:rsidR="00FA1DC7" w:rsidRPr="00155E09" w14:paraId="6B70E2B2" w14:textId="77777777" w:rsidTr="00155E09">
        <w:trPr>
          <w:trHeight w:val="56"/>
        </w:trPr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92DF8F" w14:textId="77777777" w:rsidR="00FA1DC7" w:rsidRPr="00155E09" w:rsidRDefault="00FA1DC7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725DA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1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3D8D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alibri"/>
                <w:szCs w:val="24"/>
              </w:rPr>
            </w:pPr>
            <w:proofErr w:type="spellStart"/>
            <w:r w:rsidRPr="00155E09">
              <w:rPr>
                <w:rFonts w:eastAsia="微軟正黑體" w:cs="Calibri"/>
                <w:szCs w:val="24"/>
              </w:rPr>
              <w:t>ClubType</w:t>
            </w:r>
            <w:proofErr w:type="spellEnd"/>
          </w:p>
        </w:tc>
        <w:tc>
          <w:tcPr>
            <w:tcW w:w="1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17B6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170D96" w14:textId="77777777" w:rsidR="00FA1DC7" w:rsidRPr="00155E09" w:rsidRDefault="00FA1DC7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幾號球</w:t>
            </w:r>
            <w:proofErr w:type="gramStart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 w:themeColor="text1"/>
                <w:szCs w:val="24"/>
              </w:rPr>
              <w:t>、材質</w:t>
            </w:r>
          </w:p>
        </w:tc>
      </w:tr>
      <w:tr w:rsidR="00DB47D7" w:rsidRPr="00155E09" w14:paraId="0470417C" w14:textId="77777777" w:rsidTr="00EF0E03">
        <w:trPr>
          <w:trHeight w:val="56"/>
        </w:trPr>
        <w:tc>
          <w:tcPr>
            <w:tcW w:w="945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189747" w14:textId="1E693AEF" w:rsidR="00DB47D7" w:rsidRPr="00155E09" w:rsidRDefault="00DB47D7" w:rsidP="00620B38">
            <w:pPr>
              <w:widowControl/>
              <w:rPr>
                <w:rFonts w:eastAsia="微軟正黑體" w:cs="Consolas"/>
                <w:color w:val="000000" w:themeColor="text1"/>
                <w:szCs w:val="24"/>
              </w:rPr>
            </w:pPr>
            <w:r w:rsidRPr="00731048">
              <w:rPr>
                <w:rFonts w:eastAsia="微軟正黑體" w:cs="Consolas" w:hint="eastAsia"/>
                <w:color w:val="FF0000"/>
                <w:szCs w:val="24"/>
              </w:rPr>
              <w:t>備註</w:t>
            </w:r>
            <w:r w:rsidRPr="00731048">
              <w:rPr>
                <w:rFonts w:eastAsia="微軟正黑體" w:cs="Consolas" w:hint="eastAsia"/>
                <w:color w:val="FF0000"/>
                <w:szCs w:val="24"/>
              </w:rPr>
              <w:t>:</w:t>
            </w:r>
            <w:r w:rsidRPr="00731048">
              <w:rPr>
                <w:rFonts w:eastAsia="微軟正黑體" w:cs="Consolas" w:hint="eastAsia"/>
                <w:color w:val="FF0000"/>
                <w:szCs w:val="24"/>
              </w:rPr>
              <w:t>回傳的網頁影像部分為範例影片，且沒有比對分析</w:t>
            </w:r>
            <w:r w:rsidR="00F252B1" w:rsidRPr="00731048">
              <w:rPr>
                <w:rFonts w:eastAsia="微軟正黑體" w:cs="Consolas" w:hint="eastAsia"/>
                <w:color w:val="FF0000"/>
                <w:szCs w:val="24"/>
              </w:rPr>
              <w:t>，</w:t>
            </w:r>
            <w:r w:rsidR="00F9056B" w:rsidRPr="00731048">
              <w:rPr>
                <w:rFonts w:eastAsia="微軟正黑體" w:cs="Consolas"/>
                <w:color w:val="FF0000"/>
                <w:szCs w:val="24"/>
              </w:rPr>
              <w:t>LID</w:t>
            </w:r>
            <w:r w:rsidR="00F9056B" w:rsidRPr="00731048">
              <w:rPr>
                <w:rFonts w:eastAsia="微軟正黑體" w:cs="Consolas" w:hint="eastAsia"/>
                <w:color w:val="FF0000"/>
                <w:szCs w:val="24"/>
              </w:rPr>
              <w:t>使用</w:t>
            </w:r>
            <w:r w:rsidR="00F9056B" w:rsidRPr="00731048">
              <w:rPr>
                <w:rFonts w:eastAsia="微軟正黑體" w:cs="Consolas" w:hint="eastAsia"/>
                <w:color w:val="FF0000"/>
                <w:szCs w:val="24"/>
              </w:rPr>
              <w:t>1</w:t>
            </w:r>
            <w:r w:rsidR="00F9056B" w:rsidRPr="00731048">
              <w:rPr>
                <w:rFonts w:eastAsia="微軟正黑體" w:cs="Consolas"/>
                <w:color w:val="FF0000"/>
                <w:szCs w:val="24"/>
              </w:rPr>
              <w:t>00</w:t>
            </w:r>
            <w:r w:rsidR="00D73AF3" w:rsidRPr="00731048">
              <w:rPr>
                <w:rFonts w:eastAsia="微軟正黑體" w:cs="Consolas" w:hint="eastAsia"/>
                <w:color w:val="FF0000"/>
                <w:szCs w:val="24"/>
              </w:rPr>
              <w:t>0</w:t>
            </w:r>
            <w:r w:rsidR="00F9056B" w:rsidRPr="00731048">
              <w:rPr>
                <w:rFonts w:eastAsia="微軟正黑體" w:cs="Consolas" w:hint="eastAsia"/>
                <w:color w:val="FF0000"/>
                <w:szCs w:val="24"/>
              </w:rPr>
              <w:t>或是以上的數字</w:t>
            </w:r>
          </w:p>
        </w:tc>
      </w:tr>
    </w:tbl>
    <w:p w14:paraId="64B5B123" w14:textId="42779C0F" w:rsidR="00FA1DC7" w:rsidRDefault="00FA1DC7" w:rsidP="00FA1DC7">
      <w:pPr>
        <w:rPr>
          <w:rFonts w:eastAsia="微軟正黑體" w:cs="Calibri"/>
          <w:szCs w:val="24"/>
        </w:rPr>
      </w:pPr>
      <w:r w:rsidRPr="00155E09">
        <w:rPr>
          <w:rFonts w:eastAsia="微軟正黑體" w:cs="Calibri" w:hint="eastAsia"/>
          <w:szCs w:val="24"/>
        </w:rPr>
        <w:t>範例輸入</w:t>
      </w:r>
      <w:r w:rsidRPr="00155E09">
        <w:rPr>
          <w:rFonts w:eastAsia="微軟正黑體" w:cs="Calibri" w:hint="eastAsia"/>
          <w:szCs w:val="24"/>
        </w:rPr>
        <w:t>:</w:t>
      </w:r>
    </w:p>
    <w:p w14:paraId="01AACD03" w14:textId="4C74271E" w:rsidR="007513A9" w:rsidRDefault="007513A9" w:rsidP="00FA1DC7">
      <w:pPr>
        <w:rPr>
          <w:rFonts w:eastAsia="微軟正黑體" w:cs="Calibri"/>
          <w:szCs w:val="24"/>
        </w:rPr>
      </w:pPr>
      <w:proofErr w:type="spellStart"/>
      <w:r>
        <w:rPr>
          <w:rFonts w:eastAsia="微軟正黑體" w:cs="Calibri"/>
          <w:szCs w:val="24"/>
        </w:rPr>
        <w:t>Key</w:t>
      </w:r>
      <w:proofErr w:type="gramStart"/>
      <w:r>
        <w:rPr>
          <w:rFonts w:eastAsia="微軟正黑體" w:cs="Calibri"/>
          <w:szCs w:val="24"/>
        </w:rPr>
        <w:t>:shotData</w:t>
      </w:r>
      <w:proofErr w:type="spellEnd"/>
      <w:proofErr w:type="gramEnd"/>
    </w:p>
    <w:p w14:paraId="1F0D8730" w14:textId="4302DDD3" w:rsidR="007513A9" w:rsidRPr="00155E09" w:rsidRDefault="007513A9" w:rsidP="00FA1DC7">
      <w:pPr>
        <w:rPr>
          <w:rFonts w:eastAsia="微軟正黑體" w:cs="Calibri"/>
          <w:szCs w:val="24"/>
        </w:rPr>
      </w:pPr>
      <w:r>
        <w:rPr>
          <w:rFonts w:eastAsia="微軟正黑體" w:cs="Calibri"/>
          <w:szCs w:val="24"/>
        </w:rPr>
        <w:t>Value:</w:t>
      </w:r>
    </w:p>
    <w:p w14:paraId="0ED5A3CB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>{</w:t>
      </w:r>
    </w:p>
    <w:p w14:paraId="34F96EB9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</w:t>
      </w:r>
      <w:proofErr w:type="gramStart"/>
      <w:r w:rsidRPr="007513A9">
        <w:rPr>
          <w:rFonts w:eastAsia="微軟正黑體" w:cs="Consolas"/>
          <w:bCs/>
          <w:color w:val="000000"/>
          <w:szCs w:val="24"/>
        </w:rPr>
        <w:t>idx</w:t>
      </w:r>
      <w:proofErr w:type="gramEnd"/>
      <w:r w:rsidRPr="007513A9">
        <w:rPr>
          <w:rFonts w:eastAsia="微軟正黑體" w:cs="Consolas"/>
          <w:bCs/>
          <w:color w:val="000000"/>
          <w:szCs w:val="24"/>
        </w:rPr>
        <w:t>":"165359",</w:t>
      </w:r>
    </w:p>
    <w:p w14:paraId="60199016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</w:t>
      </w:r>
      <w:proofErr w:type="spellStart"/>
      <w:r w:rsidRPr="007513A9">
        <w:rPr>
          <w:rFonts w:eastAsia="微軟正黑體" w:cs="Consolas"/>
          <w:bCs/>
          <w:color w:val="000000"/>
          <w:szCs w:val="24"/>
        </w:rPr>
        <w:t>LID":"sample</w:t>
      </w:r>
      <w:proofErr w:type="spellEnd"/>
      <w:r w:rsidRPr="007513A9">
        <w:rPr>
          <w:rFonts w:eastAsia="微軟正黑體" w:cs="Consolas"/>
          <w:bCs/>
          <w:color w:val="000000"/>
          <w:szCs w:val="24"/>
        </w:rPr>
        <w:t>",</w:t>
      </w:r>
    </w:p>
    <w:p w14:paraId="4FB996E0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"Player":"Player1",</w:t>
      </w:r>
    </w:p>
    <w:p w14:paraId="1DDDE505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"Date":"1734944039071",</w:t>
      </w:r>
    </w:p>
    <w:p w14:paraId="64A7BBE5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</w:t>
      </w:r>
      <w:proofErr w:type="spellStart"/>
      <w:r w:rsidRPr="007513A9">
        <w:rPr>
          <w:rFonts w:eastAsia="微軟正黑體" w:cs="Consolas"/>
          <w:bCs/>
          <w:color w:val="000000"/>
          <w:szCs w:val="24"/>
        </w:rPr>
        <w:t>Token":"example-token</w:t>
      </w:r>
      <w:proofErr w:type="spellEnd"/>
      <w:r w:rsidRPr="007513A9">
        <w:rPr>
          <w:rFonts w:eastAsia="微軟正黑體" w:cs="Consolas"/>
          <w:bCs/>
          <w:color w:val="000000"/>
          <w:szCs w:val="24"/>
        </w:rPr>
        <w:t>",</w:t>
      </w:r>
    </w:p>
    <w:p w14:paraId="11E01A2F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"</w:t>
      </w:r>
      <w:proofErr w:type="spellStart"/>
      <w:r w:rsidRPr="007513A9">
        <w:rPr>
          <w:rFonts w:eastAsia="微軟正黑體" w:cs="Consolas"/>
          <w:bCs/>
          <w:color w:val="000000"/>
          <w:szCs w:val="24"/>
        </w:rPr>
        <w:t>ShotData</w:t>
      </w:r>
      <w:proofErr w:type="spellEnd"/>
      <w:r w:rsidRPr="007513A9">
        <w:rPr>
          <w:rFonts w:eastAsia="微軟正黑體" w:cs="Consolas"/>
          <w:bCs/>
          <w:color w:val="000000"/>
          <w:szCs w:val="24"/>
        </w:rPr>
        <w:t>":{</w:t>
      </w:r>
    </w:p>
    <w:p w14:paraId="5D593651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"BallSpeed":150.5,</w:t>
      </w:r>
    </w:p>
    <w:p w14:paraId="4285B8F0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"ClubAnglePath":3.5,</w:t>
      </w:r>
    </w:p>
    <w:p w14:paraId="1F149E2A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"ClubAngleFace":1.2,</w:t>
      </w:r>
    </w:p>
    <w:p w14:paraId="750475F7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"TotalDistFt":300.0,</w:t>
      </w:r>
    </w:p>
    <w:p w14:paraId="472E7439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"CarryDistFt":280.0,</w:t>
      </w:r>
    </w:p>
    <w:p w14:paraId="5C2D9356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"LaunchAngle":12.0,</w:t>
      </w:r>
    </w:p>
    <w:p w14:paraId="5B7A21E8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"SmashFactor":1.5,</w:t>
      </w:r>
    </w:p>
    <w:p w14:paraId="7773AF0C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"BackSpin":2500.0,</w:t>
      </w:r>
    </w:p>
    <w:p w14:paraId="2C0F6389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"SideSpin":200.0,</w:t>
      </w:r>
    </w:p>
    <w:p w14:paraId="656A4221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"ClubHeadSpeed":120.0,</w:t>
      </w:r>
    </w:p>
    <w:p w14:paraId="3877D124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"LaunchDirection":0.5,</w:t>
      </w:r>
    </w:p>
    <w:p w14:paraId="679F3428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"DistToPinFt":10.0,</w:t>
      </w:r>
    </w:p>
    <w:p w14:paraId="61A0D9D1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   "ClubType":"7Iron"</w:t>
      </w:r>
    </w:p>
    <w:p w14:paraId="72D1075B" w14:textId="77777777" w:rsidR="007513A9" w:rsidRP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 xml:space="preserve">   }</w:t>
      </w:r>
    </w:p>
    <w:p w14:paraId="23BFD5A7" w14:textId="30CDD448" w:rsid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7513A9">
        <w:rPr>
          <w:rFonts w:eastAsia="微軟正黑體" w:cs="Consolas"/>
          <w:bCs/>
          <w:color w:val="000000"/>
          <w:szCs w:val="24"/>
        </w:rPr>
        <w:t>}</w:t>
      </w:r>
    </w:p>
    <w:p w14:paraId="6355A0E0" w14:textId="77777777" w:rsidR="007513A9" w:rsidRDefault="007513A9" w:rsidP="007513A9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p w14:paraId="442D8161" w14:textId="0212BBEB" w:rsidR="00FA1DC7" w:rsidRPr="007513A9" w:rsidRDefault="007513A9" w:rsidP="007513A9">
      <w:pPr>
        <w:widowControl/>
        <w:rPr>
          <w:rFonts w:eastAsia="微軟正黑體"/>
          <w:color w:val="948A54" w:themeColor="background2" w:themeShade="80"/>
          <w:lang w:val="fr-FR"/>
        </w:rPr>
      </w:pPr>
      <w:r w:rsidRPr="007513A9">
        <w:rPr>
          <w:rFonts w:eastAsia="微軟正黑體"/>
          <w:lang w:val="fr-FR"/>
        </w:rPr>
        <w:t xml:space="preserve"> </w:t>
      </w:r>
      <w:r w:rsidR="00FA1DC7" w:rsidRPr="007513A9">
        <w:rPr>
          <w:rFonts w:eastAsia="微軟正黑體"/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FA1DC7" w:rsidRPr="00155E09" w14:paraId="6105AF75" w14:textId="77777777" w:rsidTr="00620B38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92E65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Response Content Type</w:t>
            </w:r>
          </w:p>
        </w:tc>
      </w:tr>
      <w:tr w:rsidR="00FA1DC7" w:rsidRPr="00155E09" w14:paraId="6A4D2C23" w14:textId="77777777" w:rsidTr="00620B38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90262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Cs/>
                <w:color w:val="000000"/>
                <w:szCs w:val="24"/>
                <w:lang w:val="fr-FR"/>
              </w:rPr>
            </w:pPr>
            <w:r w:rsidRPr="00155E09">
              <w:rPr>
                <w:rFonts w:eastAsia="微軟正黑體" w:cs="Consolas" w:hint="eastAsia"/>
                <w:szCs w:val="24"/>
              </w:rPr>
              <w:t>application/</w:t>
            </w:r>
            <w:proofErr w:type="spellStart"/>
            <w:r w:rsidRPr="00155E09">
              <w:rPr>
                <w:rFonts w:eastAsia="微軟正黑體" w:cs="Consolas" w:hint="eastAsia"/>
                <w:szCs w:val="24"/>
              </w:rPr>
              <w:t>json</w:t>
            </w:r>
            <w:proofErr w:type="spellEnd"/>
          </w:p>
        </w:tc>
      </w:tr>
    </w:tbl>
    <w:p w14:paraId="37372170" w14:textId="5D048230" w:rsidR="0094469C" w:rsidRPr="00155E09" w:rsidRDefault="0094469C" w:rsidP="00FA1DC7">
      <w:pPr>
        <w:widowControl/>
        <w:spacing w:after="240"/>
        <w:rPr>
          <w:rFonts w:eastAsia="微軟正黑體" w:cs="新細明體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FA1DC7" w:rsidRPr="00155E09" w14:paraId="17FD18B8" w14:textId="77777777" w:rsidTr="00620B38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D4999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D65C0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30C53132" w14:textId="77777777" w:rsidR="00FA1DC7" w:rsidRPr="00155E09" w:rsidRDefault="00FA1DC7" w:rsidP="00620B38">
            <w:pPr>
              <w:widowControl/>
              <w:spacing w:line="0" w:lineRule="atLeast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Description</w:t>
            </w:r>
          </w:p>
        </w:tc>
      </w:tr>
      <w:tr w:rsidR="00FA1DC7" w:rsidRPr="00155E09" w14:paraId="0978F301" w14:textId="77777777" w:rsidTr="00620B38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9FE3E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szCs w:val="24"/>
              </w:rPr>
            </w:pPr>
            <w:r w:rsidRPr="00155E09">
              <w:rPr>
                <w:rFonts w:eastAsia="微軟正黑體" w:cs="Consolas"/>
                <w:b/>
                <w:szCs w:val="24"/>
              </w:rPr>
              <w:t>S</w:t>
            </w:r>
            <w:r w:rsidRPr="00155E09">
              <w:rPr>
                <w:rFonts w:eastAsia="微軟正黑體" w:cs="Consolas" w:hint="eastAsia"/>
                <w:b/>
                <w:szCs w:val="24"/>
              </w:rPr>
              <w:t>uccess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B8198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75B5F" w14:textId="77777777" w:rsidR="00FA1DC7" w:rsidRPr="00155E09" w:rsidRDefault="00FA1DC7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rue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與否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false)</w:t>
            </w:r>
          </w:p>
        </w:tc>
      </w:tr>
      <w:tr w:rsidR="00FA1DC7" w:rsidRPr="00155E09" w14:paraId="2CF5E80E" w14:textId="77777777" w:rsidTr="00620B38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F1648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szCs w:val="24"/>
              </w:rPr>
            </w:pPr>
            <w:r w:rsidRPr="00155E09">
              <w:rPr>
                <w:rFonts w:eastAsia="微軟正黑體" w:cs="Consolas"/>
                <w:b/>
                <w:szCs w:val="24"/>
              </w:rPr>
              <w:t>Result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7301" w14:textId="77777777" w:rsidR="00FA1DC7" w:rsidRPr="00155E09" w:rsidRDefault="00FA1DC7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DA6B" w14:textId="77777777" w:rsidR="00FA1DC7" w:rsidRPr="00155E09" w:rsidRDefault="00FA1DC7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成功顯示參數值，失敗顯示空字串</w:t>
            </w:r>
          </w:p>
        </w:tc>
      </w:tr>
    </w:tbl>
    <w:p w14:paraId="70D428DD" w14:textId="4FDD2E99" w:rsidR="00FA1DC7" w:rsidRDefault="00FA1DC7" w:rsidP="00155E09"/>
    <w:p w14:paraId="73518429" w14:textId="1A879DD4" w:rsidR="00867FB4" w:rsidRDefault="00867FB4">
      <w:pPr>
        <w:widowControl/>
      </w:pPr>
      <w:r>
        <w:br w:type="page"/>
      </w:r>
    </w:p>
    <w:p w14:paraId="1630A6F1" w14:textId="77777777" w:rsidR="00FA1DC7" w:rsidRPr="00155E09" w:rsidRDefault="00FA1DC7" w:rsidP="00664384">
      <w:pPr>
        <w:pStyle w:val="af2"/>
        <w:widowControl/>
        <w:numPr>
          <w:ilvl w:val="0"/>
          <w:numId w:val="4"/>
        </w:numPr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 w:hint="eastAsia"/>
          <w:bCs/>
          <w:color w:val="000000"/>
          <w:szCs w:val="24"/>
        </w:rPr>
        <w:t>回傳成功則範例如下：</w:t>
      </w:r>
    </w:p>
    <w:p w14:paraId="6ADDE93B" w14:textId="77777777" w:rsidR="00FA1DC7" w:rsidRPr="00155E09" w:rsidRDefault="00FA1DC7" w:rsidP="00FA1DC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{</w:t>
      </w:r>
    </w:p>
    <w:p w14:paraId="679C12B3" w14:textId="3909F78A" w:rsidR="004810D6" w:rsidRPr="00155E09" w:rsidRDefault="009130FC" w:rsidP="009130FC">
      <w:pPr>
        <w:pStyle w:val="af2"/>
        <w:widowControl/>
        <w:ind w:firstLineChars="100" w:firstLine="240"/>
        <w:rPr>
          <w:rFonts w:eastAsia="微軟正黑體" w:cs="Consolas"/>
          <w:bCs/>
          <w:color w:val="000000"/>
          <w:szCs w:val="24"/>
        </w:rPr>
      </w:pPr>
      <w:r>
        <w:rPr>
          <w:rFonts w:eastAsia="微軟正黑體" w:cs="Consolas"/>
          <w:bCs/>
          <w:color w:val="000000"/>
          <w:szCs w:val="24"/>
        </w:rPr>
        <w:t>“</w:t>
      </w:r>
      <w:r w:rsidR="004810D6" w:rsidRPr="00155E09">
        <w:rPr>
          <w:rFonts w:eastAsia="微軟正黑體" w:cs="Consolas"/>
          <w:bCs/>
          <w:color w:val="000000"/>
          <w:szCs w:val="24"/>
        </w:rPr>
        <w:t>success":</w:t>
      </w:r>
      <w:r>
        <w:rPr>
          <w:rFonts w:eastAsia="微軟正黑體" w:cs="Consolas"/>
          <w:bCs/>
          <w:color w:val="000000"/>
          <w:szCs w:val="24"/>
        </w:rPr>
        <w:t xml:space="preserve"> </w:t>
      </w:r>
      <w:r w:rsidR="004810D6" w:rsidRPr="00155E09">
        <w:rPr>
          <w:rFonts w:eastAsia="微軟正黑體" w:cs="Consolas"/>
          <w:bCs/>
          <w:color w:val="000000"/>
          <w:szCs w:val="24"/>
        </w:rPr>
        <w:t>true,</w:t>
      </w:r>
    </w:p>
    <w:p w14:paraId="7D0E7BEC" w14:textId="170C2032" w:rsidR="004810D6" w:rsidRDefault="004810D6" w:rsidP="004810D6">
      <w:pPr>
        <w:pStyle w:val="af2"/>
        <w:widowControl/>
        <w:ind w:firstLineChars="100" w:firstLine="240"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result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</w:t>
      </w:r>
      <w:r w:rsidR="009130FC">
        <w:rPr>
          <w:rFonts w:eastAsia="微軟正黑體" w:cs="Consolas"/>
          <w:bCs/>
          <w:color w:val="000000"/>
          <w:szCs w:val="24"/>
        </w:rPr>
        <w:t xml:space="preserve"> </w:t>
      </w:r>
      <w:r w:rsidRPr="0040388C">
        <w:rPr>
          <w:rFonts w:eastAsia="微軟正黑體" w:cs="Consolas"/>
          <w:bCs/>
          <w:color w:val="000000"/>
          <w:szCs w:val="24"/>
        </w:rPr>
        <w:t>http://61.216.149.161/GolfMaster/service/expert-data</w:t>
      </w:r>
      <w:r w:rsidR="0040388C">
        <w:rPr>
          <w:rFonts w:eastAsia="微軟正黑體" w:cs="Consolas" w:hint="eastAsia"/>
          <w:bCs/>
          <w:color w:val="000000"/>
          <w:szCs w:val="24"/>
        </w:rPr>
        <w:t>-</w:t>
      </w:r>
      <w:r w:rsidR="0040388C">
        <w:rPr>
          <w:rFonts w:eastAsia="微軟正黑體" w:cs="Consolas"/>
          <w:bCs/>
          <w:color w:val="000000"/>
          <w:szCs w:val="24"/>
        </w:rPr>
        <w:t>v7</w:t>
      </w:r>
      <w:r w:rsidRPr="0040388C">
        <w:rPr>
          <w:rFonts w:eastAsia="微軟正黑體" w:cs="Consolas"/>
          <w:bCs/>
          <w:color w:val="000000"/>
          <w:szCs w:val="24"/>
        </w:rPr>
        <w:t>.jsp?expert=</w:t>
      </w:r>
      <w:r w:rsidR="00CC2243" w:rsidRPr="00CC2243">
        <w:rPr>
          <w:rFonts w:eastAsia="微軟正黑體" w:cs="Consolas"/>
          <w:bCs/>
          <w:color w:val="000000"/>
          <w:szCs w:val="24"/>
        </w:rPr>
        <w:t>277048</w:t>
      </w:r>
    </w:p>
    <w:p w14:paraId="49EB23E8" w14:textId="11EC8CEC" w:rsidR="00FA1DC7" w:rsidRDefault="00FA1DC7" w:rsidP="004810D6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}</w:t>
      </w:r>
    </w:p>
    <w:p w14:paraId="3AE6EB56" w14:textId="73303C3E" w:rsidR="00DB47D7" w:rsidRPr="00155E09" w:rsidRDefault="00DB47D7" w:rsidP="004810D6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DB47D7">
        <w:rPr>
          <w:rFonts w:eastAsia="微軟正黑體" w:cs="Consolas"/>
          <w:bCs/>
          <w:noProof/>
          <w:color w:val="000000"/>
          <w:szCs w:val="24"/>
        </w:rPr>
        <w:drawing>
          <wp:inline distT="0" distB="0" distL="0" distR="0" wp14:anchorId="1C84105C" wp14:editId="2513AAE4">
            <wp:extent cx="4897233" cy="26060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776" cy="2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34C2" w14:textId="77777777" w:rsidR="00FA1DC7" w:rsidRPr="00155E09" w:rsidRDefault="00FA1DC7" w:rsidP="00664384">
      <w:pPr>
        <w:pStyle w:val="af2"/>
        <w:widowControl/>
        <w:numPr>
          <w:ilvl w:val="0"/>
          <w:numId w:val="4"/>
        </w:numPr>
        <w:ind w:left="482"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 w:hint="eastAsia"/>
          <w:bCs/>
          <w:color w:val="000000"/>
          <w:szCs w:val="24"/>
        </w:rPr>
        <w:t>失敗則回傳結果範例如下：</w:t>
      </w:r>
    </w:p>
    <w:p w14:paraId="12D5C77A" w14:textId="77777777" w:rsidR="00FA1DC7" w:rsidRPr="00155E09" w:rsidRDefault="00FA1DC7" w:rsidP="00FA1DC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{</w:t>
      </w:r>
    </w:p>
    <w:p w14:paraId="2E52545C" w14:textId="77777777" w:rsidR="00FA1DC7" w:rsidRPr="00155E09" w:rsidRDefault="00FA1DC7" w:rsidP="00FA1DC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success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 false,</w:t>
      </w:r>
    </w:p>
    <w:p w14:paraId="277B1A60" w14:textId="77777777" w:rsidR="00FA1DC7" w:rsidRPr="00155E09" w:rsidRDefault="00FA1DC7" w:rsidP="00FA1DC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 w:hint="eastAsia"/>
          <w:bCs/>
          <w:color w:val="000000"/>
          <w:szCs w:val="24"/>
        </w:rPr>
        <w:t xml:space="preserve">  </w:t>
      </w:r>
      <w:r w:rsidRPr="00155E09">
        <w:rPr>
          <w:rFonts w:eastAsia="微軟正黑體" w:cs="Consolas"/>
          <w:bCs/>
          <w:color w:val="000000"/>
          <w:szCs w:val="24"/>
        </w:rPr>
        <w:t>"</w:t>
      </w:r>
      <w:proofErr w:type="gramStart"/>
      <w:r w:rsidRPr="00155E09">
        <w:rPr>
          <w:rFonts w:eastAsia="微軟正黑體" w:cs="Consolas" w:hint="eastAsia"/>
          <w:bCs/>
          <w:color w:val="000000"/>
          <w:szCs w:val="24"/>
        </w:rPr>
        <w:t>r</w:t>
      </w:r>
      <w:r w:rsidRPr="00155E09">
        <w:rPr>
          <w:rFonts w:eastAsia="微軟正黑體" w:cs="Consolas"/>
          <w:bCs/>
          <w:color w:val="000000"/>
          <w:szCs w:val="24"/>
        </w:rPr>
        <w:t>esult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 "Error processing request"</w:t>
      </w:r>
    </w:p>
    <w:p w14:paraId="15A1FFD9" w14:textId="77777777" w:rsidR="00A329B5" w:rsidRDefault="00FA1DC7" w:rsidP="00155E09">
      <w:pPr>
        <w:pStyle w:val="af2"/>
        <w:widowControl/>
        <w:ind w:left="482"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}</w:t>
      </w:r>
    </w:p>
    <w:p w14:paraId="4430B249" w14:textId="4D822A6A" w:rsidR="00FA1DC7" w:rsidRPr="00155E09" w:rsidRDefault="00FA1DC7" w:rsidP="00155E09">
      <w:pPr>
        <w:pStyle w:val="af2"/>
        <w:widowControl/>
        <w:ind w:left="482"/>
        <w:rPr>
          <w:rFonts w:eastAsia="微軟正黑體" w:cs="Times New Roman"/>
          <w:b/>
          <w:bCs/>
          <w:sz w:val="28"/>
          <w:szCs w:val="52"/>
        </w:rPr>
      </w:pPr>
      <w:r w:rsidRPr="00155E09">
        <w:rPr>
          <w:rFonts w:eastAsia="微軟正黑體" w:cs="Times New Roman"/>
          <w:sz w:val="28"/>
        </w:rPr>
        <w:br w:type="page"/>
      </w:r>
    </w:p>
    <w:p w14:paraId="37F53720" w14:textId="7339604D" w:rsidR="00FA1DC7" w:rsidRPr="00155E09" w:rsidRDefault="00CE1826" w:rsidP="00CE1826">
      <w:pPr>
        <w:pStyle w:val="11"/>
        <w:numPr>
          <w:ilvl w:val="1"/>
          <w:numId w:val="3"/>
        </w:numPr>
      </w:pPr>
      <w:r>
        <w:rPr>
          <w:rFonts w:hint="eastAsia"/>
        </w:rPr>
        <w:t xml:space="preserve"> </w:t>
      </w:r>
      <w:bookmarkStart w:id="11" w:name="_Ref185516276"/>
      <w:bookmarkStart w:id="12" w:name="_Toc193291149"/>
      <w:r w:rsidR="00FA1DC7" w:rsidRPr="00155E09">
        <w:rPr>
          <w:rFonts w:hint="eastAsia"/>
        </w:rPr>
        <w:t>擊球影像上傳</w:t>
      </w:r>
      <w:bookmarkEnd w:id="11"/>
      <w:ins w:id="13" w:author="陳章仲 Chang Chung Chen" w:date="2025-03-19T15:14:00Z">
        <w:r w:rsidR="00B2663B">
          <w:rPr>
            <w:rFonts w:hint="eastAsia"/>
          </w:rPr>
          <w:t>(</w:t>
        </w:r>
      </w:ins>
      <w:r w:rsidR="00B2663B">
        <w:rPr>
          <w:rFonts w:hint="eastAsia"/>
        </w:rPr>
        <w:t>p</w:t>
      </w:r>
      <w:r w:rsidR="00B2663B">
        <w:t>ython</w:t>
      </w:r>
      <w:ins w:id="14" w:author="陳章仲 Chang Chung Chen" w:date="2025-03-19T15:14:00Z">
        <w:r w:rsidR="00B2663B">
          <w:rPr>
            <w:rFonts w:hint="eastAsia"/>
          </w:rPr>
          <w:t>)</w:t>
        </w:r>
      </w:ins>
      <w:bookmarkEnd w:id="12"/>
    </w:p>
    <w:p w14:paraId="1E604F7A" w14:textId="77777777" w:rsidR="008730E8" w:rsidRPr="00155E09" w:rsidRDefault="008730E8" w:rsidP="008730E8">
      <w:pPr>
        <w:rPr>
          <w:rFonts w:eastAsia="微軟正黑體" w:cs="新細明體"/>
          <w:sz w:val="36"/>
          <w:szCs w:val="36"/>
        </w:rPr>
      </w:pPr>
      <w:r w:rsidRPr="00155E09">
        <w:rPr>
          <w:rFonts w:eastAsia="微軟正黑體"/>
        </w:rPr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8730E8" w:rsidRPr="00155E09" w14:paraId="0B6B8097" w14:textId="77777777" w:rsidTr="00620B38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5C0E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73A7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URL</w:t>
            </w:r>
          </w:p>
        </w:tc>
      </w:tr>
      <w:tr w:rsidR="008730E8" w:rsidRPr="00155E09" w14:paraId="4C26411D" w14:textId="77777777" w:rsidTr="00620B38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D6B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A8E6A" w14:textId="133A2E8E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color w:val="38761D"/>
                <w:szCs w:val="24"/>
              </w:rPr>
              <w:t>http://61.216.149.161</w:t>
            </w:r>
            <w:r w:rsidR="009D4850">
              <w:rPr>
                <w:rFonts w:eastAsia="微軟正黑體" w:cs="Consolas"/>
                <w:color w:val="38761D"/>
                <w:szCs w:val="24"/>
              </w:rPr>
              <w:t>:8080</w:t>
            </w:r>
            <w:r w:rsidRPr="00155E09">
              <w:rPr>
                <w:rFonts w:eastAsia="微軟正黑體" w:cs="Consolas" w:hint="eastAsia"/>
                <w:color w:val="38761D"/>
                <w:szCs w:val="24"/>
              </w:rPr>
              <w:t>/</w:t>
            </w:r>
            <w:r w:rsidRPr="00155E09">
              <w:rPr>
                <w:rFonts w:eastAsia="微軟正黑體" w:cs="Consolas"/>
                <w:color w:val="38761D"/>
                <w:szCs w:val="24"/>
              </w:rPr>
              <w:t>uploads</w:t>
            </w:r>
          </w:p>
        </w:tc>
      </w:tr>
    </w:tbl>
    <w:p w14:paraId="729CCFBF" w14:textId="77777777" w:rsidR="008730E8" w:rsidRPr="00155E09" w:rsidRDefault="008730E8" w:rsidP="008730E8">
      <w:pPr>
        <w:rPr>
          <w:rFonts w:eastAsia="微軟正黑體"/>
        </w:rPr>
      </w:pPr>
    </w:p>
    <w:p w14:paraId="04DAC6E7" w14:textId="77777777" w:rsidR="008730E8" w:rsidRPr="00155E09" w:rsidRDefault="008730E8" w:rsidP="008730E8">
      <w:pPr>
        <w:rPr>
          <w:rFonts w:eastAsia="微軟正黑體" w:cs="新細明體"/>
          <w:sz w:val="36"/>
          <w:szCs w:val="36"/>
        </w:rPr>
      </w:pPr>
      <w:proofErr w:type="gramStart"/>
      <w:r w:rsidRPr="00155E09">
        <w:rPr>
          <w:rFonts w:eastAsia="微軟正黑體"/>
        </w:rPr>
        <w:t>form-data</w:t>
      </w:r>
      <w:proofErr w:type="gramEnd"/>
    </w:p>
    <w:tbl>
      <w:tblPr>
        <w:tblW w:w="94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938"/>
        <w:gridCol w:w="2012"/>
        <w:gridCol w:w="1130"/>
        <w:gridCol w:w="4387"/>
      </w:tblGrid>
      <w:tr w:rsidR="008730E8" w:rsidRPr="00155E09" w14:paraId="748073CD" w14:textId="77777777" w:rsidTr="005E2F64">
        <w:trPr>
          <w:trHeight w:val="12"/>
        </w:trPr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vAlign w:val="center"/>
          </w:tcPr>
          <w:p w14:paraId="580D50C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R</w:t>
            </w: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equired</w:t>
            </w:r>
          </w:p>
        </w:tc>
        <w:tc>
          <w:tcPr>
            <w:tcW w:w="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0B95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Type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3DAC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E0F9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Values</w:t>
            </w:r>
          </w:p>
        </w:tc>
        <w:tc>
          <w:tcPr>
            <w:tcW w:w="4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089E0C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Description</w:t>
            </w:r>
          </w:p>
        </w:tc>
      </w:tr>
      <w:tr w:rsidR="008730E8" w:rsidRPr="00155E09" w14:paraId="76E28AF0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E76D17" w14:textId="77777777" w:rsidR="008730E8" w:rsidRPr="00155E09" w:rsidRDefault="008730E8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101A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9CFC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idx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4797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7F624D"/>
                <w:szCs w:val="24"/>
              </w:rPr>
              <w:t>int</w:t>
            </w:r>
            <w:proofErr w:type="spellEnd"/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43C84" w14:textId="77777777" w:rsidR="008730E8" w:rsidRPr="00155E09" w:rsidRDefault="008730E8" w:rsidP="00620B38">
            <w:pPr>
              <w:widowControl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模擬器標記數據之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id</w:t>
            </w:r>
          </w:p>
        </w:tc>
      </w:tr>
      <w:tr w:rsidR="008730E8" w:rsidRPr="00155E09" w14:paraId="2010D4CD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9041C" w14:textId="77777777" w:rsidR="008730E8" w:rsidRPr="00155E09" w:rsidRDefault="008730E8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F87C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B76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>LID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2ABA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D12A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每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個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不同模擬器配合場域的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odd</w:t>
            </w:r>
          </w:p>
        </w:tc>
      </w:tr>
      <w:tr w:rsidR="007029C1" w:rsidRPr="00155E09" w14:paraId="4BD9213A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DE091" w14:textId="1B8055EC" w:rsidR="007029C1" w:rsidRPr="00155E09" w:rsidRDefault="007029C1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1BD9" w14:textId="6E30FA95" w:rsidR="007029C1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259BA" w14:textId="36D584AB" w:rsidR="007029C1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>
              <w:rPr>
                <w:rFonts w:eastAsia="微軟正黑體" w:cs="Consolas"/>
                <w:color w:val="000000"/>
                <w:szCs w:val="24"/>
              </w:rPr>
              <w:t>Player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252F" w14:textId="70F2FB2B" w:rsidR="007029C1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>
              <w:rPr>
                <w:rFonts w:eastAsia="微軟正黑體" w:cs="Consolas" w:hint="eastAsia"/>
                <w:color w:val="7F624D"/>
                <w:szCs w:val="24"/>
              </w:rPr>
              <w:t>s</w:t>
            </w:r>
            <w:r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47C80" w14:textId="6BD3BB8E" w:rsidR="007029C1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>
              <w:rPr>
                <w:rFonts w:eastAsia="微軟正黑體" w:cs="Consolas" w:hint="eastAsia"/>
                <w:color w:val="000000"/>
                <w:szCs w:val="24"/>
              </w:rPr>
              <w:t>使用者暱稱</w:t>
            </w:r>
          </w:p>
        </w:tc>
      </w:tr>
      <w:tr w:rsidR="008730E8" w:rsidRPr="00155E09" w14:paraId="45A65A56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0914B" w14:textId="62DC9BDB" w:rsidR="008730E8" w:rsidRPr="00155E09" w:rsidRDefault="00F15B68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B56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EB0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Date_str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5AD94" w14:textId="38E39268" w:rsidR="008730E8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>
              <w:rPr>
                <w:rFonts w:eastAsia="微軟正黑體" w:cs="Consolas"/>
                <w:color w:val="7F624D"/>
                <w:szCs w:val="24"/>
              </w:rPr>
              <w:t>string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0D84A" w14:textId="5F4C929B" w:rsidR="008730E8" w:rsidRPr="00155E09" w:rsidRDefault="007029C1" w:rsidP="007029C1">
            <w:pPr>
              <w:widowControl/>
              <w:spacing w:line="0" w:lineRule="atLeast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數據產生時間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年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/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月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/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日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</w:p>
        </w:tc>
      </w:tr>
      <w:tr w:rsidR="008730E8" w:rsidRPr="00155E09" w14:paraId="32B674A8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6BB6" w14:textId="77777777" w:rsidR="008730E8" w:rsidRPr="00155E09" w:rsidRDefault="008730E8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4F01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CA848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>Date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B5E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E963C" w14:textId="5054E1B6" w:rsidR="008730E8" w:rsidRPr="00155E09" w:rsidRDefault="007029C1" w:rsidP="00620B38">
            <w:pPr>
              <w:widowControl/>
              <w:spacing w:line="0" w:lineRule="atLeast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模擬器標記數據之時間字串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imestamp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3273951C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62A59" w14:textId="49C4D9ED" w:rsidR="008730E8" w:rsidRPr="00155E09" w:rsidRDefault="008730E8" w:rsidP="00620B38">
            <w:pPr>
              <w:widowControl/>
              <w:spacing w:line="0" w:lineRule="atLeast"/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35F9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F3BA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shotVideo_front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11889" w14:textId="39203AC9" w:rsidR="008730E8" w:rsidRPr="00155E09" w:rsidRDefault="001B4B4E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>
              <w:rPr>
                <w:rFonts w:eastAsia="微軟正黑體" w:cs="Consolas"/>
                <w:color w:val="7F624D"/>
                <w:szCs w:val="24"/>
              </w:rPr>
              <w:t>file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7242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 w:themeColor="text1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正面網路攝影機影像檔名</w:t>
            </w:r>
          </w:p>
        </w:tc>
      </w:tr>
      <w:tr w:rsidR="008730E8" w:rsidRPr="00155E09" w14:paraId="34FEA983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C26F2" w14:textId="77777777" w:rsidR="008730E8" w:rsidRPr="00155E09" w:rsidRDefault="008730E8" w:rsidP="00620B38">
            <w:pPr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  <w:r w:rsidRPr="00155E09">
              <w:rPr>
                <w:rFonts w:eastAsia="微軟正黑體" w:cs="Consolas" w:hint="eastAsia"/>
                <w:b/>
                <w:bCs/>
                <w:color w:val="741B47"/>
                <w:szCs w:val="24"/>
              </w:rPr>
              <w:t>V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C83D" w14:textId="77777777" w:rsidR="008730E8" w:rsidRPr="00155E09" w:rsidRDefault="008730E8" w:rsidP="00620B38">
            <w:pPr>
              <w:rPr>
                <w:rFonts w:eastAsia="微軟正黑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9A1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shotVideo_side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8143B" w14:textId="2B41EDB7" w:rsidR="008730E8" w:rsidRPr="00155E09" w:rsidRDefault="001B4B4E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>
              <w:rPr>
                <w:rFonts w:eastAsia="微軟正黑體" w:cs="Consolas"/>
                <w:color w:val="7F624D"/>
                <w:szCs w:val="24"/>
              </w:rPr>
              <w:t>file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1E4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側面網路攝影機影像檔名</w:t>
            </w:r>
          </w:p>
        </w:tc>
      </w:tr>
      <w:tr w:rsidR="008730E8" w:rsidRPr="00155E09" w14:paraId="6F88E364" w14:textId="77777777" w:rsidTr="00620B38">
        <w:trPr>
          <w:trHeight w:val="56"/>
        </w:trPr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9D0C5" w14:textId="791443DD" w:rsidR="008730E8" w:rsidRPr="00155E09" w:rsidRDefault="008730E8" w:rsidP="00620B38">
            <w:pPr>
              <w:jc w:val="center"/>
              <w:rPr>
                <w:rFonts w:eastAsia="微軟正黑體" w:cs="Consolas"/>
                <w:b/>
                <w:bCs/>
                <w:color w:val="741B47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E8A9" w14:textId="77777777" w:rsidR="008730E8" w:rsidRPr="00155E09" w:rsidRDefault="008730E8" w:rsidP="00620B38">
            <w:pPr>
              <w:rPr>
                <w:rFonts w:eastAsia="微軟正黑體"/>
                <w:szCs w:val="24"/>
              </w:rPr>
            </w:pPr>
            <w:r w:rsidRPr="00155E09">
              <w:rPr>
                <w:rFonts w:eastAsia="微軟正黑體" w:cs="Consolas"/>
                <w:b/>
                <w:bCs/>
                <w:color w:val="741B47"/>
                <w:szCs w:val="24"/>
              </w:rPr>
              <w:t>body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8618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headVideo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135F" w14:textId="2C3E94AD" w:rsidR="008730E8" w:rsidRPr="00155E09" w:rsidRDefault="001B4B4E" w:rsidP="00620B38">
            <w:pPr>
              <w:widowControl/>
              <w:spacing w:line="0" w:lineRule="atLeast"/>
              <w:rPr>
                <w:rFonts w:eastAsia="微軟正黑體" w:cs="Consolas"/>
                <w:color w:val="7F624D"/>
                <w:szCs w:val="24"/>
              </w:rPr>
            </w:pPr>
            <w:r>
              <w:rPr>
                <w:rFonts w:eastAsia="微軟正黑體" w:cs="Consolas"/>
                <w:color w:val="7F624D"/>
                <w:szCs w:val="24"/>
              </w:rPr>
              <w:t>file</w:t>
            </w:r>
          </w:p>
        </w:tc>
        <w:tc>
          <w:tcPr>
            <w:tcW w:w="44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0F66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頭高速攝影機影像檔名</w:t>
            </w:r>
          </w:p>
        </w:tc>
      </w:tr>
      <w:tr w:rsidR="005E2F64" w:rsidRPr="00155E09" w14:paraId="1C66C977" w14:textId="77777777" w:rsidTr="00620B38">
        <w:trPr>
          <w:trHeight w:val="56"/>
        </w:trPr>
        <w:tc>
          <w:tcPr>
            <w:tcW w:w="945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EA4D7" w14:textId="6299F1E3" w:rsidR="005E2F64" w:rsidRPr="00155E09" w:rsidRDefault="005E2F64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9100B9">
              <w:rPr>
                <w:rFonts w:eastAsia="微軟正黑體" w:cs="Consolas" w:hint="eastAsia"/>
                <w:color w:val="FF0000"/>
                <w:szCs w:val="24"/>
              </w:rPr>
              <w:t>備註</w:t>
            </w:r>
            <w:r w:rsidRPr="009100B9">
              <w:rPr>
                <w:rFonts w:eastAsia="微軟正黑體" w:cs="Consolas" w:hint="eastAsia"/>
                <w:color w:val="FF0000"/>
                <w:szCs w:val="24"/>
              </w:rPr>
              <w:t>:</w:t>
            </w:r>
            <w:r w:rsidRPr="009100B9">
              <w:rPr>
                <w:rFonts w:eastAsia="微軟正黑體" w:cs="Consolas" w:hint="eastAsia"/>
                <w:color w:val="FF0000"/>
                <w:szCs w:val="24"/>
              </w:rPr>
              <w:t>影像分別上傳，順序為</w:t>
            </w:r>
            <w:r w:rsidRPr="009100B9">
              <w:rPr>
                <w:rFonts w:eastAsia="微軟正黑體" w:cs="Consolas" w:hint="eastAsia"/>
                <w:color w:val="FF0000"/>
                <w:szCs w:val="24"/>
              </w:rPr>
              <w:t>f</w:t>
            </w:r>
            <w:r w:rsidRPr="009100B9">
              <w:rPr>
                <w:rFonts w:eastAsia="微軟正黑體" w:cs="Consolas"/>
                <w:color w:val="FF0000"/>
                <w:szCs w:val="24"/>
              </w:rPr>
              <w:t>ront -&gt; side -&gt; head</w:t>
            </w:r>
            <w:r w:rsidRPr="009100B9">
              <w:rPr>
                <w:rFonts w:eastAsia="微軟正黑體" w:cs="Consolas" w:hint="eastAsia"/>
                <w:color w:val="FF0000"/>
                <w:szCs w:val="24"/>
              </w:rPr>
              <w:t>，擊球數據必須先有且</w:t>
            </w:r>
            <w:r w:rsidR="007029C1">
              <w:rPr>
                <w:rFonts w:eastAsia="微軟正黑體" w:cs="Consolas" w:hint="eastAsia"/>
                <w:color w:val="FF0000"/>
                <w:szCs w:val="24"/>
              </w:rPr>
              <w:t>必需有</w:t>
            </w:r>
            <w:r w:rsidR="007029C1">
              <w:rPr>
                <w:rFonts w:eastAsia="微軟正黑體" w:cs="Consolas" w:hint="eastAsia"/>
                <w:color w:val="FF0000"/>
                <w:szCs w:val="24"/>
              </w:rPr>
              <w:t>s</w:t>
            </w:r>
            <w:r w:rsidR="007029C1">
              <w:rPr>
                <w:rFonts w:eastAsia="微軟正黑體" w:cs="Consolas"/>
                <w:color w:val="FF0000"/>
                <w:szCs w:val="24"/>
              </w:rPr>
              <w:t>ide</w:t>
            </w:r>
            <w:r w:rsidR="007029C1">
              <w:rPr>
                <w:rFonts w:eastAsia="微軟正黑體" w:cs="Consolas" w:hint="eastAsia"/>
                <w:color w:val="FF0000"/>
                <w:szCs w:val="24"/>
              </w:rPr>
              <w:t>影像</w:t>
            </w:r>
          </w:p>
        </w:tc>
      </w:tr>
    </w:tbl>
    <w:p w14:paraId="718872B4" w14:textId="77777777" w:rsidR="008730E8" w:rsidRPr="00155E09" w:rsidRDefault="008730E8" w:rsidP="008730E8">
      <w:pPr>
        <w:widowControl/>
        <w:rPr>
          <w:rFonts w:eastAsia="微軟正黑體" w:cs="Consolas"/>
          <w:b/>
          <w:bCs/>
          <w:color w:val="000000"/>
          <w:sz w:val="22"/>
        </w:rPr>
      </w:pPr>
    </w:p>
    <w:p w14:paraId="1AA55B81" w14:textId="77777777" w:rsidR="008730E8" w:rsidRPr="00155E09" w:rsidRDefault="008730E8" w:rsidP="008730E8">
      <w:pPr>
        <w:rPr>
          <w:rFonts w:eastAsia="微軟正黑體"/>
          <w:color w:val="948A54" w:themeColor="background2" w:themeShade="80"/>
          <w:lang w:val="fr-FR"/>
        </w:rPr>
      </w:pPr>
      <w:r w:rsidRPr="00155E09">
        <w:rPr>
          <w:rFonts w:eastAsia="微軟正黑體"/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8730E8" w:rsidRPr="00155E09" w14:paraId="1CED2AE6" w14:textId="77777777" w:rsidTr="00620B38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41DE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Response Content Type</w:t>
            </w:r>
          </w:p>
        </w:tc>
      </w:tr>
      <w:tr w:rsidR="008730E8" w:rsidRPr="00155E09" w14:paraId="22DE3A25" w14:textId="77777777" w:rsidTr="00620B38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3818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Cs/>
                <w:color w:val="000000"/>
                <w:szCs w:val="24"/>
                <w:lang w:val="fr-FR"/>
              </w:rPr>
            </w:pPr>
            <w:r w:rsidRPr="00155E09">
              <w:rPr>
                <w:rFonts w:eastAsia="微軟正黑體" w:cs="Consolas" w:hint="eastAsia"/>
                <w:szCs w:val="24"/>
              </w:rPr>
              <w:t>application/</w:t>
            </w:r>
            <w:proofErr w:type="spellStart"/>
            <w:r w:rsidRPr="00155E09">
              <w:rPr>
                <w:rFonts w:eastAsia="微軟正黑體" w:cs="Consolas" w:hint="eastAsia"/>
                <w:szCs w:val="24"/>
              </w:rPr>
              <w:t>json</w:t>
            </w:r>
            <w:proofErr w:type="spellEnd"/>
          </w:p>
        </w:tc>
      </w:tr>
    </w:tbl>
    <w:p w14:paraId="42696632" w14:textId="77777777" w:rsidR="008730E8" w:rsidRPr="00155E09" w:rsidRDefault="008730E8" w:rsidP="008730E8">
      <w:pPr>
        <w:widowControl/>
        <w:spacing w:after="240"/>
        <w:rPr>
          <w:rFonts w:eastAsia="微軟正黑體" w:cs="新細明體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580"/>
        <w:gridCol w:w="3927"/>
      </w:tblGrid>
      <w:tr w:rsidR="008730E8" w:rsidRPr="00155E09" w14:paraId="2D2CD859" w14:textId="77777777" w:rsidTr="00620B38"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2745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D5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Values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7CD61C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Description</w:t>
            </w:r>
          </w:p>
        </w:tc>
      </w:tr>
      <w:tr w:rsidR="008730E8" w:rsidRPr="00155E09" w14:paraId="2C4EDECD" w14:textId="77777777" w:rsidTr="00620B38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4ABF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b/>
                <w:szCs w:val="24"/>
              </w:rPr>
              <w:t>msg</w:t>
            </w:r>
            <w:proofErr w:type="spellEnd"/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70B1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02BD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結果說明</w:t>
            </w:r>
          </w:p>
        </w:tc>
      </w:tr>
      <w:tr w:rsidR="008730E8" w:rsidRPr="00155E09" w14:paraId="15870019" w14:textId="77777777" w:rsidTr="00620B38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367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b/>
                <w:szCs w:val="24"/>
              </w:rPr>
            </w:pPr>
            <w:r w:rsidRPr="00155E09">
              <w:rPr>
                <w:rFonts w:eastAsia="微軟正黑體" w:cs="Consolas"/>
                <w:b/>
                <w:szCs w:val="24"/>
              </w:rPr>
              <w:t>status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49F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97C6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success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與否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fail)</w:t>
            </w:r>
          </w:p>
        </w:tc>
      </w:tr>
    </w:tbl>
    <w:p w14:paraId="771B6FC8" w14:textId="780CD81F" w:rsidR="008730E8" w:rsidRDefault="008730E8" w:rsidP="008730E8">
      <w:pPr>
        <w:widowControl/>
        <w:spacing w:after="240" w:line="160" w:lineRule="exact"/>
        <w:rPr>
          <w:rFonts w:eastAsia="微軟正黑體" w:cs="Consolas"/>
          <w:bCs/>
          <w:color w:val="000000"/>
          <w:sz w:val="22"/>
        </w:rPr>
      </w:pPr>
    </w:p>
    <w:p w14:paraId="7537EA82" w14:textId="0C912252" w:rsidR="00155E09" w:rsidRPr="00155E09" w:rsidRDefault="00155E09" w:rsidP="008730E8">
      <w:pPr>
        <w:widowControl/>
        <w:spacing w:after="240" w:line="160" w:lineRule="exact"/>
        <w:rPr>
          <w:rFonts w:eastAsia="微軟正黑體" w:cs="Consolas"/>
          <w:bCs/>
          <w:color w:val="000000"/>
          <w:sz w:val="22"/>
        </w:rPr>
      </w:pPr>
    </w:p>
    <w:p w14:paraId="729C4E67" w14:textId="77777777" w:rsidR="008730E8" w:rsidRPr="00155E09" w:rsidRDefault="008730E8" w:rsidP="00664384">
      <w:pPr>
        <w:pStyle w:val="af2"/>
        <w:widowControl/>
        <w:numPr>
          <w:ilvl w:val="0"/>
          <w:numId w:val="5"/>
        </w:numPr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 w:hint="eastAsia"/>
          <w:bCs/>
          <w:color w:val="000000"/>
          <w:szCs w:val="24"/>
        </w:rPr>
        <w:t>回傳成功則範例如下：</w:t>
      </w:r>
    </w:p>
    <w:p w14:paraId="633E87A0" w14:textId="73128A2E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70E5F5D1" w14:textId="190BFB30" w:rsidR="008730E8" w:rsidRPr="00155E09" w:rsidRDefault="008730E8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success,</w:t>
      </w:r>
    </w:p>
    <w:p w14:paraId="411433F5" w14:textId="77777777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1DC223D2" w14:textId="4CFC96EB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</w:p>
    <w:p w14:paraId="3BE4E04B" w14:textId="77777777" w:rsidR="008730E8" w:rsidRPr="00155E09" w:rsidRDefault="008730E8" w:rsidP="00664384">
      <w:pPr>
        <w:pStyle w:val="af2"/>
        <w:widowControl/>
        <w:numPr>
          <w:ilvl w:val="0"/>
          <w:numId w:val="5"/>
        </w:numPr>
        <w:ind w:left="426" w:hanging="426"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 w:hint="eastAsia"/>
          <w:bCs/>
          <w:color w:val="000000"/>
          <w:szCs w:val="24"/>
        </w:rPr>
        <w:t>失敗則回傳結果範例如下：</w:t>
      </w:r>
    </w:p>
    <w:p w14:paraId="567D6F24" w14:textId="77777777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251DA660" w14:textId="44AB53DE" w:rsidR="008730E8" w:rsidRPr="00155E09" w:rsidRDefault="008730E8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spellStart"/>
      <w:r w:rsidRPr="00155E09">
        <w:rPr>
          <w:rFonts w:eastAsia="微軟正黑體" w:cs="Consolas"/>
          <w:szCs w:val="24"/>
        </w:rPr>
        <w:t>msg</w:t>
      </w:r>
      <w:proofErr w:type="spellEnd"/>
      <w:r w:rsidRPr="00155E09">
        <w:rPr>
          <w:rFonts w:eastAsia="微軟正黑體" w:cs="Consolas"/>
          <w:szCs w:val="24"/>
        </w:rPr>
        <w:t>": "</w:t>
      </w:r>
      <w:proofErr w:type="spellStart"/>
      <w:r w:rsidR="00981B14" w:rsidRPr="00981B14">
        <w:rPr>
          <w:rFonts w:eastAsia="微軟正黑體" w:cs="Consolas" w:hint="eastAsia"/>
          <w:szCs w:val="24"/>
        </w:rPr>
        <w:t>ShotData</w:t>
      </w:r>
      <w:proofErr w:type="spellEnd"/>
      <w:r w:rsidR="00981B14" w:rsidRPr="00981B14">
        <w:rPr>
          <w:rFonts w:eastAsia="微軟正黑體" w:cs="Consolas" w:hint="eastAsia"/>
          <w:szCs w:val="24"/>
        </w:rPr>
        <w:t xml:space="preserve"> </w:t>
      </w:r>
      <w:r w:rsidR="00981B14" w:rsidRPr="00981B14">
        <w:rPr>
          <w:rFonts w:eastAsia="微軟正黑體" w:cs="Consolas" w:hint="eastAsia"/>
          <w:szCs w:val="24"/>
        </w:rPr>
        <w:t>資料可能有問題，煩請再次確認。</w:t>
      </w:r>
      <w:r w:rsidRPr="00155E09">
        <w:rPr>
          <w:rFonts w:eastAsia="微軟正黑體" w:cs="Consolas"/>
          <w:szCs w:val="24"/>
        </w:rPr>
        <w:t>",</w:t>
      </w:r>
    </w:p>
    <w:p w14:paraId="7D8472BC" w14:textId="60093796" w:rsidR="008730E8" w:rsidRPr="00155E09" w:rsidRDefault="008730E8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</w:t>
      </w:r>
      <w:r w:rsidRPr="00155E09">
        <w:rPr>
          <w:rFonts w:eastAsia="微軟正黑體" w:cs="Consolas"/>
          <w:color w:val="000000"/>
          <w:szCs w:val="24"/>
        </w:rPr>
        <w:t>fail</w:t>
      </w:r>
      <w:r w:rsidRPr="00155E09">
        <w:rPr>
          <w:rFonts w:eastAsia="微軟正黑體" w:cs="Consolas"/>
          <w:szCs w:val="24"/>
        </w:rPr>
        <w:t>,</w:t>
      </w:r>
    </w:p>
    <w:p w14:paraId="5D328989" w14:textId="77777777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76D334B1" w14:textId="4556E03F" w:rsidR="008730E8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 w:hint="eastAsia"/>
          <w:szCs w:val="24"/>
        </w:rPr>
        <w:t>或</w:t>
      </w:r>
    </w:p>
    <w:p w14:paraId="3945A3BC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3FA72D1A" w14:textId="423D8EF3" w:rsidR="00981B14" w:rsidRPr="00155E09" w:rsidRDefault="00981B14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spellStart"/>
      <w:r w:rsidRPr="00155E09">
        <w:rPr>
          <w:rFonts w:eastAsia="微軟正黑體" w:cs="Consolas"/>
          <w:szCs w:val="24"/>
        </w:rPr>
        <w:t>msg</w:t>
      </w:r>
      <w:proofErr w:type="spellEnd"/>
      <w:r w:rsidRPr="00155E09">
        <w:rPr>
          <w:rFonts w:eastAsia="微軟正黑體" w:cs="Consolas"/>
          <w:szCs w:val="24"/>
        </w:rPr>
        <w:t>": "</w:t>
      </w:r>
      <w:r w:rsidRPr="00155E09">
        <w:rPr>
          <w:rFonts w:eastAsia="微軟正黑體" w:cs="Consolas" w:hint="eastAsia"/>
          <w:szCs w:val="24"/>
        </w:rPr>
        <w:t>系統環境變數未設置完全。</w:t>
      </w:r>
      <w:r w:rsidRPr="00155E09">
        <w:rPr>
          <w:rFonts w:eastAsia="微軟正黑體" w:cs="Consolas"/>
          <w:szCs w:val="24"/>
        </w:rPr>
        <w:t>",</w:t>
      </w:r>
    </w:p>
    <w:p w14:paraId="0B7A1511" w14:textId="0D8C20B8" w:rsidR="00981B14" w:rsidRPr="00155E09" w:rsidRDefault="00981B14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</w:t>
      </w:r>
      <w:r w:rsidRPr="00155E09">
        <w:rPr>
          <w:rFonts w:eastAsia="微軟正黑體" w:cs="Consolas"/>
          <w:color w:val="000000"/>
          <w:szCs w:val="24"/>
        </w:rPr>
        <w:t>fail</w:t>
      </w:r>
      <w:r w:rsidRPr="00155E09">
        <w:rPr>
          <w:rFonts w:eastAsia="微軟正黑體" w:cs="Consolas"/>
          <w:szCs w:val="24"/>
        </w:rPr>
        <w:t>,</w:t>
      </w:r>
    </w:p>
    <w:p w14:paraId="6586DFC0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30E5AA6D" w14:textId="4555BC0F" w:rsidR="00981B14" w:rsidRPr="00155E09" w:rsidRDefault="00981B14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>
        <w:rPr>
          <w:rFonts w:eastAsia="微軟正黑體" w:cs="Consolas" w:hint="eastAsia"/>
          <w:szCs w:val="24"/>
        </w:rPr>
        <w:t>或</w:t>
      </w:r>
    </w:p>
    <w:p w14:paraId="5B38CCF4" w14:textId="21EFDE1D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2D1B8283" w14:textId="526B3207" w:rsidR="008730E8" w:rsidRPr="00155E09" w:rsidRDefault="008730E8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</w:t>
      </w:r>
      <w:r w:rsidR="00981B14">
        <w:rPr>
          <w:rFonts w:eastAsia="微軟正黑體" w:cs="Consolas"/>
          <w:szCs w:val="24"/>
        </w:rPr>
        <w:t xml:space="preserve">front </w:t>
      </w:r>
      <w:r w:rsidRPr="00155E09">
        <w:rPr>
          <w:rFonts w:eastAsia="微軟正黑體" w:cs="Consolas"/>
          <w:color w:val="000000"/>
          <w:szCs w:val="24"/>
        </w:rPr>
        <w:t>fail</w:t>
      </w:r>
    </w:p>
    <w:p w14:paraId="136A9536" w14:textId="77777777" w:rsidR="008730E8" w:rsidRPr="00155E09" w:rsidRDefault="008730E8" w:rsidP="008730E8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4EA30322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>
        <w:rPr>
          <w:rFonts w:eastAsia="微軟正黑體" w:cs="Consolas" w:hint="eastAsia"/>
          <w:szCs w:val="24"/>
        </w:rPr>
        <w:t>或</w:t>
      </w:r>
    </w:p>
    <w:p w14:paraId="5EBC0631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6E4673A5" w14:textId="3AFC78D8" w:rsidR="00981B14" w:rsidRPr="00155E09" w:rsidRDefault="00981B14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</w:t>
      </w:r>
      <w:r>
        <w:rPr>
          <w:rFonts w:eastAsia="微軟正黑體" w:cs="Consolas"/>
          <w:szCs w:val="24"/>
        </w:rPr>
        <w:t xml:space="preserve">side </w:t>
      </w:r>
      <w:r w:rsidRPr="00155E09">
        <w:rPr>
          <w:rFonts w:eastAsia="微軟正黑體" w:cs="Consolas"/>
          <w:color w:val="000000"/>
          <w:szCs w:val="24"/>
        </w:rPr>
        <w:t>fail</w:t>
      </w:r>
    </w:p>
    <w:p w14:paraId="1FCF65B9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5FE014BD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>
        <w:rPr>
          <w:rFonts w:eastAsia="微軟正黑體" w:cs="Consolas" w:hint="eastAsia"/>
          <w:szCs w:val="24"/>
        </w:rPr>
        <w:t>或</w:t>
      </w:r>
    </w:p>
    <w:p w14:paraId="32887DFD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{</w:t>
      </w:r>
    </w:p>
    <w:p w14:paraId="395618E5" w14:textId="4ECA3E58" w:rsidR="00981B14" w:rsidRPr="00155E09" w:rsidRDefault="00981B14" w:rsidP="00CF068F">
      <w:pPr>
        <w:widowControl/>
        <w:spacing w:line="0" w:lineRule="atLeast"/>
        <w:ind w:right="-260" w:firstLineChars="100" w:firstLine="24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"</w:t>
      </w:r>
      <w:proofErr w:type="gramStart"/>
      <w:r w:rsidRPr="00155E09">
        <w:rPr>
          <w:rFonts w:eastAsia="微軟正黑體" w:cs="Consolas"/>
          <w:szCs w:val="24"/>
        </w:rPr>
        <w:t>status</w:t>
      </w:r>
      <w:proofErr w:type="gramEnd"/>
      <w:r w:rsidRPr="00155E09">
        <w:rPr>
          <w:rFonts w:eastAsia="微軟正黑體" w:cs="Consolas"/>
          <w:szCs w:val="24"/>
        </w:rPr>
        <w:t>": </w:t>
      </w:r>
      <w:r>
        <w:rPr>
          <w:rFonts w:eastAsia="微軟正黑體" w:cs="Consolas"/>
          <w:szCs w:val="24"/>
        </w:rPr>
        <w:t xml:space="preserve">head </w:t>
      </w:r>
      <w:r w:rsidRPr="00155E09">
        <w:rPr>
          <w:rFonts w:eastAsia="微軟正黑體" w:cs="Consolas"/>
          <w:color w:val="000000"/>
          <w:szCs w:val="24"/>
        </w:rPr>
        <w:t>fail</w:t>
      </w:r>
    </w:p>
    <w:p w14:paraId="3705D5B2" w14:textId="77777777" w:rsidR="00981B14" w:rsidRPr="00155E09" w:rsidRDefault="00981B14" w:rsidP="00981B14">
      <w:pPr>
        <w:widowControl/>
        <w:spacing w:line="0" w:lineRule="atLeast"/>
        <w:ind w:right="-260"/>
        <w:rPr>
          <w:rFonts w:eastAsia="微軟正黑體" w:cs="Consolas"/>
          <w:szCs w:val="24"/>
        </w:rPr>
      </w:pPr>
      <w:r w:rsidRPr="00155E09">
        <w:rPr>
          <w:rFonts w:eastAsia="微軟正黑體" w:cs="Consolas"/>
          <w:szCs w:val="24"/>
        </w:rPr>
        <w:t>}</w:t>
      </w:r>
    </w:p>
    <w:p w14:paraId="13B6C42E" w14:textId="259F4F99" w:rsidR="00FA1DC7" w:rsidRPr="00155E09" w:rsidRDefault="008730E8" w:rsidP="008730E8">
      <w:pPr>
        <w:widowControl/>
        <w:rPr>
          <w:rFonts w:eastAsia="微軟正黑體"/>
        </w:rPr>
      </w:pPr>
      <w:r w:rsidRPr="00155E09">
        <w:rPr>
          <w:rFonts w:eastAsia="微軟正黑體"/>
        </w:rPr>
        <w:br w:type="page"/>
      </w:r>
    </w:p>
    <w:p w14:paraId="0DFA3C59" w14:textId="15A1EB03" w:rsidR="00620B38" w:rsidRDefault="00CE1826" w:rsidP="00620B38">
      <w:pPr>
        <w:pStyle w:val="11"/>
        <w:numPr>
          <w:ilvl w:val="1"/>
          <w:numId w:val="3"/>
        </w:numPr>
      </w:pPr>
      <w:r>
        <w:rPr>
          <w:rFonts w:hint="eastAsia"/>
        </w:rPr>
        <w:t xml:space="preserve"> </w:t>
      </w:r>
      <w:bookmarkStart w:id="15" w:name="_Ref185516870"/>
      <w:bookmarkStart w:id="16" w:name="_Toc193291150"/>
      <w:r w:rsidR="00620B38">
        <w:rPr>
          <w:rFonts w:hint="eastAsia"/>
        </w:rPr>
        <w:t>擊球分析結果</w:t>
      </w:r>
      <w:r w:rsidR="00620B38">
        <w:rPr>
          <w:rFonts w:hint="eastAsia"/>
        </w:rPr>
        <w:t>(</w:t>
      </w:r>
      <w:r w:rsidR="00620B38">
        <w:rPr>
          <w:rFonts w:hint="eastAsia"/>
        </w:rPr>
        <w:t>需要</w:t>
      </w:r>
      <w:proofErr w:type="spellStart"/>
      <w:r w:rsidR="00620B38">
        <w:rPr>
          <w:rFonts w:hint="eastAsia"/>
        </w:rPr>
        <w:t>m</w:t>
      </w:r>
      <w:r w:rsidR="00620B38">
        <w:t>qtt</w:t>
      </w:r>
      <w:proofErr w:type="spellEnd"/>
      <w:r w:rsidR="00620B38">
        <w:t xml:space="preserve"> subscribe</w:t>
      </w:r>
      <w:r w:rsidR="00620B38">
        <w:rPr>
          <w:rFonts w:hint="eastAsia"/>
        </w:rPr>
        <w:t>端</w:t>
      </w:r>
      <w:r w:rsidR="00620B38">
        <w:rPr>
          <w:rFonts w:hint="eastAsia"/>
        </w:rPr>
        <w:t>)</w:t>
      </w:r>
      <w:bookmarkEnd w:id="15"/>
      <w:bookmarkEnd w:id="16"/>
    </w:p>
    <w:p w14:paraId="374CDF38" w14:textId="609857C6" w:rsidR="00A829BE" w:rsidRPr="00A829BE" w:rsidRDefault="00A829BE" w:rsidP="00A829BE">
      <w:pPr>
        <w:widowControl/>
      </w:pP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A829BE" w:rsidRPr="00155E09" w14:paraId="4D14C50B" w14:textId="77777777" w:rsidTr="00EF0E03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C430F" w14:textId="77777777" w:rsidR="00A829BE" w:rsidRPr="00155E09" w:rsidRDefault="00A829BE" w:rsidP="00EF0E03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55684" w14:textId="524ADF74" w:rsidR="00A829BE" w:rsidRPr="00155E09" w:rsidRDefault="00A829BE" w:rsidP="00EF0E03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</w:tr>
      <w:tr w:rsidR="00A829BE" w:rsidRPr="00155E09" w14:paraId="05515A2E" w14:textId="77777777" w:rsidTr="00EF0E03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80E97" w14:textId="0BE3E7C5" w:rsidR="00A829BE" w:rsidRPr="00155E09" w:rsidRDefault="00A829BE" w:rsidP="00EF0E03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>
              <w:rPr>
                <w:rFonts w:eastAsia="微軟正黑體" w:cs="新細明體"/>
                <w:szCs w:val="24"/>
              </w:rPr>
              <w:t>Subscribe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4774B" w14:textId="323E4B95" w:rsidR="00A829BE" w:rsidRPr="00155E09" w:rsidRDefault="00A829BE" w:rsidP="00A829BE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proofErr w:type="spellStart"/>
            <w:r>
              <w:rPr>
                <w:rFonts w:eastAsia="微軟正黑體" w:cs="新細明體" w:hint="eastAsia"/>
                <w:szCs w:val="24"/>
              </w:rPr>
              <w:t>g</w:t>
            </w:r>
            <w:r>
              <w:rPr>
                <w:rFonts w:eastAsia="微軟正黑體" w:cs="新細明體"/>
                <w:szCs w:val="24"/>
              </w:rPr>
              <w:t>olfmaster</w:t>
            </w:r>
            <w:proofErr w:type="spellEnd"/>
            <w:r>
              <w:rPr>
                <w:rFonts w:eastAsia="微軟正黑體" w:cs="新細明體"/>
                <w:szCs w:val="24"/>
              </w:rPr>
              <w:t>/data/&lt;</w:t>
            </w:r>
            <w:r>
              <w:rPr>
                <w:rFonts w:eastAsia="微軟正黑體" w:cs="新細明體" w:hint="eastAsia"/>
                <w:szCs w:val="24"/>
              </w:rPr>
              <w:t>機器名稱</w:t>
            </w:r>
            <w:r w:rsidR="008161E0">
              <w:rPr>
                <w:rFonts w:eastAsia="微軟正黑體" w:cs="新細明體" w:hint="eastAsia"/>
                <w:szCs w:val="24"/>
              </w:rPr>
              <w:t>(</w:t>
            </w:r>
            <w:r w:rsidR="008161E0">
              <w:rPr>
                <w:rFonts w:eastAsia="微軟正黑體" w:cs="新細明體"/>
                <w:szCs w:val="24"/>
              </w:rPr>
              <w:t>LID)</w:t>
            </w:r>
            <w:r>
              <w:rPr>
                <w:rFonts w:eastAsia="微軟正黑體" w:cs="新細明體"/>
                <w:szCs w:val="24"/>
              </w:rPr>
              <w:t>&gt;</w:t>
            </w:r>
          </w:p>
        </w:tc>
      </w:tr>
      <w:tr w:rsidR="007E3D73" w:rsidRPr="00155E09" w14:paraId="171AC7AB" w14:textId="77777777" w:rsidTr="00EF0E03">
        <w:trPr>
          <w:trHeight w:val="265"/>
        </w:trPr>
        <w:tc>
          <w:tcPr>
            <w:tcW w:w="832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B170" w14:textId="37D65444" w:rsidR="007E3D73" w:rsidRDefault="007E3D73" w:rsidP="007E3D73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>
              <w:rPr>
                <w:rFonts w:eastAsia="微軟正黑體" w:cs="新細明體" w:hint="eastAsia"/>
                <w:szCs w:val="24"/>
              </w:rPr>
              <w:t>備註</w:t>
            </w:r>
            <w:r>
              <w:rPr>
                <w:rFonts w:eastAsia="微軟正黑體" w:cs="新細明體" w:hint="eastAsia"/>
                <w:szCs w:val="24"/>
              </w:rPr>
              <w:t>:</w:t>
            </w:r>
            <w:proofErr w:type="spellStart"/>
            <w:r>
              <w:rPr>
                <w:rFonts w:eastAsia="微軟正黑體" w:cs="新細明體"/>
                <w:szCs w:val="24"/>
              </w:rPr>
              <w:t>mqtt</w:t>
            </w:r>
            <w:proofErr w:type="spellEnd"/>
            <w:r>
              <w:rPr>
                <w:rFonts w:eastAsia="微軟正黑體" w:cs="新細明體"/>
                <w:szCs w:val="24"/>
              </w:rPr>
              <w:t xml:space="preserve"> </w:t>
            </w:r>
            <w:r>
              <w:rPr>
                <w:rFonts w:eastAsia="微軟正黑體" w:cs="新細明體" w:hint="eastAsia"/>
                <w:szCs w:val="24"/>
              </w:rPr>
              <w:t>p</w:t>
            </w:r>
            <w:r>
              <w:rPr>
                <w:rFonts w:eastAsia="微軟正黑體" w:cs="新細明體"/>
                <w:szCs w:val="24"/>
              </w:rPr>
              <w:t>ort</w:t>
            </w:r>
            <w:r>
              <w:rPr>
                <w:rFonts w:eastAsia="微軟正黑體" w:cs="新細明體" w:hint="eastAsia"/>
                <w:szCs w:val="24"/>
              </w:rPr>
              <w:t>號為</w:t>
            </w:r>
            <w:r>
              <w:rPr>
                <w:rFonts w:eastAsia="微軟正黑體" w:cs="新細明體" w:hint="eastAsia"/>
                <w:szCs w:val="24"/>
              </w:rPr>
              <w:t>1</w:t>
            </w:r>
            <w:r>
              <w:rPr>
                <w:rFonts w:eastAsia="微軟正黑體" w:cs="新細明體"/>
                <w:szCs w:val="24"/>
              </w:rPr>
              <w:t>883</w:t>
            </w:r>
            <w:r>
              <w:rPr>
                <w:rFonts w:eastAsia="微軟正黑體" w:cs="新細明體" w:hint="eastAsia"/>
                <w:szCs w:val="24"/>
              </w:rPr>
              <w:t xml:space="preserve"> </w:t>
            </w:r>
          </w:p>
        </w:tc>
      </w:tr>
    </w:tbl>
    <w:p w14:paraId="1CFD59C6" w14:textId="6A07B6FF" w:rsidR="00A829BE" w:rsidRPr="00155E09" w:rsidRDefault="00A829BE" w:rsidP="00A829BE">
      <w:pPr>
        <w:rPr>
          <w:rFonts w:eastAsia="微軟正黑體"/>
        </w:rPr>
      </w:pPr>
      <w:r>
        <w:rPr>
          <w:rFonts w:eastAsia="微軟正黑體" w:hint="eastAsia"/>
        </w:rPr>
        <w:t>傳送</w:t>
      </w:r>
    </w:p>
    <w:p w14:paraId="1CC6F3E7" w14:textId="205ABECC" w:rsidR="00A829BE" w:rsidRDefault="00A829BE">
      <w:pPr>
        <w:widowControl/>
      </w:pPr>
      <w:r w:rsidRPr="0040388C">
        <w:rPr>
          <w:rFonts w:eastAsia="微軟正黑體" w:cs="Consolas"/>
          <w:bCs/>
          <w:color w:val="000000"/>
          <w:szCs w:val="24"/>
        </w:rPr>
        <w:t>http://61.216.149.161/GolfMaster/service/expert-data</w:t>
      </w:r>
      <w:r>
        <w:rPr>
          <w:rFonts w:eastAsia="微軟正黑體" w:cs="Consolas" w:hint="eastAsia"/>
          <w:bCs/>
          <w:color w:val="000000"/>
          <w:szCs w:val="24"/>
        </w:rPr>
        <w:t>-</w:t>
      </w:r>
      <w:r>
        <w:rPr>
          <w:rFonts w:eastAsia="微軟正黑體" w:cs="Consolas"/>
          <w:bCs/>
          <w:color w:val="000000"/>
          <w:szCs w:val="24"/>
        </w:rPr>
        <w:t>v7</w:t>
      </w:r>
      <w:r w:rsidRPr="0040388C">
        <w:rPr>
          <w:rFonts w:eastAsia="微軟正黑體" w:cs="Consolas"/>
          <w:bCs/>
          <w:color w:val="000000"/>
          <w:szCs w:val="24"/>
        </w:rPr>
        <w:t>.jsp?expert=</w:t>
      </w:r>
      <w:r w:rsidRPr="00A829BE">
        <w:rPr>
          <w:rFonts w:eastAsia="微軟正黑體" w:cs="Consolas"/>
          <w:bCs/>
          <w:color w:val="000000"/>
          <w:szCs w:val="24"/>
        </w:rPr>
        <w:t>247025</w:t>
      </w:r>
      <w:r w:rsidR="00CC2243">
        <w:rPr>
          <w:rFonts w:hint="eastAsia"/>
          <w:noProof/>
        </w:rPr>
        <w:drawing>
          <wp:inline distT="0" distB="0" distL="0" distR="0" wp14:anchorId="54566AD4" wp14:editId="4F654A4D">
            <wp:extent cx="5274310" cy="28511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期末影片版本v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06B9" w14:textId="48CD668F" w:rsidR="00775EBC" w:rsidRPr="00620B38" w:rsidRDefault="00775EBC">
      <w:pPr>
        <w:widowControl/>
        <w:rPr>
          <w:rFonts w:asciiTheme="majorHAnsi" w:eastAsiaTheme="majorEastAsia" w:hAnsiTheme="majorHAnsi" w:cstheme="majorBidi"/>
          <w:b/>
          <w:bCs/>
          <w:sz w:val="32"/>
          <w:szCs w:val="52"/>
        </w:rPr>
      </w:pPr>
      <w:r>
        <w:br w:type="page"/>
      </w:r>
    </w:p>
    <w:p w14:paraId="74BCEF50" w14:textId="77777777" w:rsidR="008730E8" w:rsidRPr="00155E09" w:rsidRDefault="00FA1DC7" w:rsidP="00CE1826">
      <w:pPr>
        <w:pStyle w:val="11"/>
        <w:numPr>
          <w:ilvl w:val="1"/>
          <w:numId w:val="3"/>
        </w:numPr>
      </w:pPr>
      <w:r w:rsidRPr="00CE1826">
        <w:t xml:space="preserve"> </w:t>
      </w:r>
      <w:bookmarkStart w:id="17" w:name="_Ref185516827"/>
      <w:bookmarkStart w:id="18" w:name="_Ref185517202"/>
      <w:bookmarkStart w:id="19" w:name="_Toc193291151"/>
      <w:r w:rsidRPr="00155E09">
        <w:rPr>
          <w:rFonts w:hint="eastAsia"/>
        </w:rPr>
        <w:t>擊球影像分析結果</w:t>
      </w:r>
      <w:r w:rsidR="00775EBC">
        <w:rPr>
          <w:rFonts w:hint="eastAsia"/>
        </w:rPr>
        <w:t>(</w:t>
      </w:r>
      <w:r w:rsidR="00CE1826">
        <w:rPr>
          <w:rFonts w:hint="eastAsia"/>
        </w:rPr>
        <w:t>內部使用</w:t>
      </w:r>
      <w:r w:rsidR="00775EBC">
        <w:t>)</w:t>
      </w:r>
      <w:bookmarkEnd w:id="17"/>
      <w:bookmarkEnd w:id="18"/>
      <w:bookmarkEnd w:id="19"/>
    </w:p>
    <w:tbl>
      <w:tblPr>
        <w:tblW w:w="83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1417"/>
        <w:gridCol w:w="4395"/>
      </w:tblGrid>
      <w:tr w:rsidR="008730E8" w:rsidRPr="00155E09" w14:paraId="3FECE6C6" w14:textId="77777777" w:rsidTr="00155E09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CC99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6B8D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新細明體"/>
                <w:szCs w:val="24"/>
              </w:rPr>
            </w:pPr>
            <w:r w:rsidRPr="00155E09"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  <w:t>Values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1D1EC15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Arial"/>
                <w:b/>
                <w:bCs/>
                <w:color w:val="000000"/>
                <w:szCs w:val="24"/>
                <w:shd w:val="clear" w:color="auto" w:fill="CFE2F3"/>
              </w:rPr>
            </w:pPr>
            <w:r w:rsidRPr="00155E09">
              <w:rPr>
                <w:rFonts w:eastAsia="微軟正黑體" w:cs="Arial" w:hint="eastAsia"/>
                <w:b/>
                <w:bCs/>
                <w:color w:val="000000"/>
                <w:szCs w:val="24"/>
                <w:shd w:val="clear" w:color="auto" w:fill="CFE2F3"/>
              </w:rPr>
              <w:t>Description</w:t>
            </w:r>
          </w:p>
        </w:tc>
      </w:tr>
      <w:tr w:rsidR="008730E8" w:rsidRPr="00155E09" w14:paraId="52CB8601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1989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r w:rsidRPr="00155E09">
              <w:rPr>
                <w:rFonts w:eastAsia="微軟正黑體" w:cs="Arial"/>
                <w:b/>
                <w:szCs w:val="24"/>
              </w:rPr>
              <w:t>success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6944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35D3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success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與否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fail)</w:t>
            </w:r>
          </w:p>
        </w:tc>
      </w:tr>
      <w:tr w:rsidR="008730E8" w:rsidRPr="00155E09" w14:paraId="11FFB4E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0C6B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b/>
                <w:szCs w:val="24"/>
              </w:rPr>
              <w:t>msg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C84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6F9F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輸出結果</w:t>
            </w:r>
          </w:p>
        </w:tc>
      </w:tr>
      <w:tr w:rsidR="008730E8" w:rsidRPr="00155E09" w14:paraId="45266587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8CD1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r w:rsidRPr="00155E09">
              <w:rPr>
                <w:rFonts w:eastAsia="微軟正黑體" w:cs="Arial"/>
                <w:b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b/>
                <w:szCs w:val="24"/>
              </w:rPr>
              <w:t>msg</w:t>
            </w:r>
            <w:proofErr w:type="spellEnd"/>
            <w:r w:rsidRPr="00155E09">
              <w:rPr>
                <w:rFonts w:eastAsia="微軟正黑體" w:cs="Arial"/>
                <w:b/>
                <w:szCs w:val="24"/>
              </w:rPr>
              <w:t>) task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2E18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3BD3BDD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原始輸入資訊</w:t>
            </w:r>
          </w:p>
        </w:tc>
      </w:tr>
      <w:tr w:rsidR="008730E8" w:rsidRPr="00155E09" w14:paraId="2D2E1B7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BB0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b/>
                <w:szCs w:val="24"/>
              </w:rPr>
              <w:t>data_id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738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2F9CCB40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影片資料庫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ID</w:t>
            </w:r>
          </w:p>
        </w:tc>
      </w:tr>
      <w:tr w:rsidR="008730E8" w:rsidRPr="00155E09" w14:paraId="2FFB7801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379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filename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8A0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79A0FC4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影片名稱</w:t>
            </w:r>
          </w:p>
        </w:tc>
      </w:tr>
      <w:tr w:rsidR="008730E8" w:rsidRPr="00155E09" w14:paraId="25DE907D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77F0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b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filepath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000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683A7670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影片路徑</w:t>
            </w:r>
          </w:p>
        </w:tc>
      </w:tr>
      <w:tr w:rsidR="008730E8" w:rsidRPr="00155E09" w14:paraId="10E4BF83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9D12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side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3C9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69B2F16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相機拍攝方向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ront, side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48A5B444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3C10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player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265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7565421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使用者名稱</w:t>
            </w:r>
          </w:p>
        </w:tc>
      </w:tr>
      <w:tr w:rsidR="008730E8" w:rsidRPr="00155E09" w14:paraId="06B49494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5FD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date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358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005CE47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國際時間</w:t>
            </w:r>
          </w:p>
        </w:tc>
      </w:tr>
      <w:tr w:rsidR="008730E8" w:rsidRPr="00155E09" w14:paraId="7AB048B2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496D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timestamp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346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264330B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144BC2B2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1D6AA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idx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174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0E8B626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模擬器標記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ID</w:t>
            </w:r>
          </w:p>
        </w:tc>
      </w:tr>
      <w:tr w:rsidR="008730E8" w:rsidRPr="00155E09" w14:paraId="41B41C13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EB0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shot_data_id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2BA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0F83788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擊球數據資料庫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ID</w:t>
            </w:r>
          </w:p>
        </w:tc>
      </w:tr>
      <w:tr w:rsidR="008730E8" w:rsidRPr="00155E09" w14:paraId="3833D8C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EBD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club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FA1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326718E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球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種類</w:t>
            </w:r>
          </w:p>
        </w:tc>
      </w:tr>
      <w:tr w:rsidR="008730E8" w:rsidRPr="00155E09" w14:paraId="0CFF4A8A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D36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task_name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A6F8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</w:tcPr>
          <w:p w14:paraId="71E583D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任務名稱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video_task</w:t>
            </w:r>
            <w:proofErr w:type="spell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44EEE589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409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msg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swing_phase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8E8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1D4A42B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影像擊球階段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rame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3D56D847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89E4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success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DA82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b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ool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14F95C4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分析成功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(Tr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ue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、分析失敗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alse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70CFB834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019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address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F04D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7F624D"/>
                <w:szCs w:val="24"/>
              </w:rPr>
              <w:t>int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5859319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設定之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5F95AF27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A0F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toe_up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251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7F624D"/>
                <w:szCs w:val="24"/>
              </w:rPr>
              <w:t>int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061E9DBA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起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瞬間之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1CF80F97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490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top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8686A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/>
                <w:color w:val="7F624D"/>
                <w:szCs w:val="24"/>
              </w:rPr>
              <w:t>int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0CEA8B8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上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之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3F80EE6B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E141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impact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6CC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i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12FAEDC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擊球之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713579C5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53C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finish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55853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i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59FA44F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完成之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時間戳點</w:t>
            </w:r>
            <w:proofErr w:type="gramEnd"/>
          </w:p>
        </w:tc>
      </w:tr>
      <w:tr w:rsidR="008730E8" w:rsidRPr="00155E09" w14:paraId="0966734E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6EE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tempo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57DB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f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loat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5E15E7B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擊球節奏</w:t>
            </w:r>
          </w:p>
        </w:tc>
      </w:tr>
      <w:tr w:rsidR="008730E8" w:rsidRPr="00155E09" w14:paraId="2C5610DF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306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msg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im_data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8D58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7654BFF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擊球部位改善分析</w:t>
            </w:r>
          </w:p>
        </w:tc>
      </w:tr>
      <w:tr w:rsidR="008730E8" w:rsidRPr="00155E09" w14:paraId="281D99A6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0B4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success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D16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b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ool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1D9CEC2F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分析成功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(Tr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ue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、分析失敗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alse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4B9138F2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2F3A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C873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1D6BCC8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使用者模式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(u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ser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34995533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6BB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dtype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101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i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716110F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二維骨架分析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1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)</w:t>
            </w:r>
          </w:p>
        </w:tc>
      </w:tr>
      <w:tr w:rsidR="008730E8" w:rsidRPr="00155E09" w14:paraId="48D53CFD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65CD1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AF3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1365C36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各階段擊球關節數據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(12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項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4205E18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</w:p>
          <w:p w14:paraId="76AA61E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[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l_shoulder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017A643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r_shoulder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4F63332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l_elbow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2BAF0AB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r_elbow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753B94E0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l_hip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09CB59A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r_hip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593A198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l_knee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24F2380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r_knee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 angle",</w:t>
            </w:r>
          </w:p>
          <w:p w14:paraId="7B5CDC5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"shoulders slope",</w:t>
            </w:r>
          </w:p>
          <w:p w14:paraId="347D76A8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"wrists slope",</w:t>
            </w:r>
          </w:p>
          <w:p w14:paraId="4C3DD37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"hips slope",</w:t>
            </w:r>
          </w:p>
          <w:p w14:paraId="7AE72EAF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"ankles slope"</w:t>
            </w:r>
          </w:p>
          <w:p w14:paraId="11F6EC5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]</w:t>
            </w:r>
          </w:p>
        </w:tc>
      </w:tr>
      <w:tr w:rsidR="008730E8" w:rsidRPr="00155E09" w14:paraId="5B90E5E8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940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num_phase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8630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i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7C2CBE6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擊球階段總數</w:t>
            </w:r>
          </w:p>
        </w:tc>
      </w:tr>
      <w:tr w:rsidR="008730E8" w:rsidRPr="00155E09" w14:paraId="5EF02E05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DE8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address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CF4B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627B44B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(float)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2E0708FA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設定之關節數據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(12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項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6E8168BF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4F6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toe_up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121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2818E21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(float)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5DA7194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起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瞬間之關節數據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(12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項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79624E85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4AD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r w:rsidRPr="00155E09">
              <w:rPr>
                <w:rFonts w:eastAsia="微軟正黑體" w:cs="Arial" w:hint="eastAsia"/>
                <w:szCs w:val="24"/>
              </w:rPr>
              <w:t>t</w:t>
            </w:r>
            <w:r w:rsidRPr="00155E09">
              <w:rPr>
                <w:rFonts w:eastAsia="微軟正黑體" w:cs="Arial"/>
                <w:szCs w:val="24"/>
              </w:rPr>
              <w:t>op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0F4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7929675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(float)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46F357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上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之關節數據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(12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項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6DE0539A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4B0A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impact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88E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70D2468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(float)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4DE88FC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擊球瞬間之關節數據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(12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項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4A396E32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42F6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phase_emb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finish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AA6E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3C72DA9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(float)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1D39B74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完成之關節數據</w:t>
            </w:r>
          </w:p>
        </w:tc>
      </w:tr>
      <w:tr w:rsidR="008730E8" w:rsidRPr="00155E09" w14:paraId="59E872E9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459D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5C8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07C634E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教練與自身動作比對結果</w:t>
            </w:r>
          </w:p>
        </w:tc>
      </w:tr>
      <w:tr w:rsidR="008730E8" w:rsidRPr="00155E09" w14:paraId="0D563B1B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2B3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coach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A26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5369650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教練數據</w:t>
            </w:r>
          </w:p>
        </w:tc>
      </w:tr>
      <w:tr w:rsidR="008730E8" w:rsidRPr="00155E09" w14:paraId="792E4B5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21B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address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8DE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7B3C4B8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設定動作改善分析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改善分數越</w:t>
            </w:r>
            <w:proofErr w:type="gramStart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大越需</w:t>
            </w:r>
            <w:proofErr w:type="gramEnd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532B88F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{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emb_score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整體相似比對分數</w:t>
            </w:r>
          </w:p>
          <w:p w14:paraId="4832214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s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houlder"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: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肩膀動作改善分數</w:t>
            </w:r>
          </w:p>
          <w:p w14:paraId="4634824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"elbow": 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手肘動作改善分數</w:t>
            </w:r>
          </w:p>
          <w:p w14:paraId="6777C36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"wrist": 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手腕動作改善分數</w:t>
            </w:r>
          </w:p>
          <w:p w14:paraId="7891054F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h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ip": 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髖關節動作改善分數</w:t>
            </w:r>
          </w:p>
          <w:p w14:paraId="6E85AA4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 "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k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nee": 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膝蓋動作改善分數</w:t>
            </w:r>
          </w:p>
          <w:p w14:paraId="18E3168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"ankle": 0.0,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腳踝動作改善分數</w:t>
            </w:r>
          </w:p>
          <w:p w14:paraId="5AE408B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</w:tc>
      </w:tr>
      <w:tr w:rsidR="008730E8" w:rsidRPr="00155E09" w14:paraId="2FEE547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F931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toe_up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8E8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0FF11CE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起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瞬間動作改善分析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改善分數越</w:t>
            </w:r>
            <w:proofErr w:type="gramStart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大越需</w:t>
            </w:r>
            <w:proofErr w:type="gramEnd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6A90F9AE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E3F9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top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B9D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254887D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上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動作改善分析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改善分數越</w:t>
            </w:r>
            <w:proofErr w:type="gramStart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大越需</w:t>
            </w:r>
            <w:proofErr w:type="gramEnd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29CFBB55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849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impact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682C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2943D1A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擊球瞬間動作改善分析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改善分數越</w:t>
            </w:r>
            <w:proofErr w:type="gramStart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大越需</w:t>
            </w:r>
            <w:proofErr w:type="gramEnd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4647A12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26B6C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cmp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finish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C2E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</w:tcPr>
          <w:p w14:paraId="161532B9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完成動作改善分析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改善分數越</w:t>
            </w:r>
            <w:proofErr w:type="gramStart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大越需</w:t>
            </w:r>
            <w:proofErr w:type="gramEnd"/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改善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03BC843B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EF72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m</w:t>
            </w:r>
            <w:r w:rsidRPr="00155E09">
              <w:rPr>
                <w:rFonts w:eastAsia="微軟正黑體" w:cs="Arial"/>
                <w:szCs w:val="24"/>
              </w:rPr>
              <w:t>sg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swing_plane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F7F9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5744C168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影像輔助線標記結果</w:t>
            </w:r>
          </w:p>
        </w:tc>
      </w:tr>
      <w:tr w:rsidR="008730E8" w:rsidRPr="00155E09" w14:paraId="6EDBBC0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8FEA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success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304F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 w:hint="eastAsia"/>
                <w:color w:val="7F624D"/>
                <w:szCs w:val="24"/>
              </w:rPr>
              <w:t>b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ool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20621C1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分析成功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(Tr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ue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、分析失敗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alse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3461C8DC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A0C9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bbox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32C1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List</w:t>
            </w:r>
          </w:p>
          <w:p w14:paraId="4E14D76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r w:rsidRPr="00155E09">
              <w:rPr>
                <w:rFonts w:eastAsia="微軟正黑體" w:cs="Consolas"/>
                <w:color w:val="7F624D"/>
                <w:szCs w:val="24"/>
              </w:rPr>
              <w:t>float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10975FB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人物標定框</w:t>
            </w:r>
          </w:p>
          <w:p w14:paraId="1A406B5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[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ltx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, 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lty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, 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rbx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, 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rby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>]</w:t>
            </w:r>
          </w:p>
        </w:tc>
      </w:tr>
      <w:tr w:rsidR="008730E8" w:rsidRPr="00155E09" w14:paraId="23295314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6FD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head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909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3602846A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頭部輔助線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已正規化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199E99A5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>{"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pt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參考點</w:t>
            </w:r>
          </w:p>
          <w:p w14:paraId="74791F30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h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_length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垂直長度</w:t>
            </w:r>
          </w:p>
          <w:p w14:paraId="65AE62E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v_length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水平長度</w:t>
            </w:r>
          </w:p>
          <w:p w14:paraId="6E14480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h_pt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水平參考點</w:t>
            </w:r>
          </w:p>
          <w:p w14:paraId="1B1CED4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"</w:t>
            </w:r>
            <w:proofErr w:type="spellStart"/>
            <w:r w:rsidRPr="00155E09">
              <w:rPr>
                <w:rFonts w:eastAsia="微軟正黑體" w:cs="Consolas"/>
                <w:color w:val="000000"/>
                <w:szCs w:val="24"/>
              </w:rPr>
              <w:t>v_pt</w:t>
            </w:r>
            <w:proofErr w:type="spellEnd"/>
            <w:r w:rsidRPr="00155E09">
              <w:rPr>
                <w:rFonts w:eastAsia="微軟正黑體" w:cs="Consolas"/>
                <w:color w:val="000000"/>
                <w:szCs w:val="24"/>
              </w:rPr>
              <w:t xml:space="preserve">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垂直參考點</w:t>
            </w:r>
          </w:p>
          <w:p w14:paraId="3FC836AE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  <w:p w14:paraId="7EE68248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</w:p>
          <w:p w14:paraId="6C20F28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正面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: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參考點、垂直長度、水平長度</w:t>
            </w:r>
          </w:p>
          <w:p w14:paraId="4704EDF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側面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: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參考點、水平參考點、垂直參考點</w:t>
            </w:r>
          </w:p>
        </w:tc>
      </w:tr>
      <w:tr w:rsidR="008730E8" w:rsidRPr="00155E09" w14:paraId="12DC8F2D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EAE7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club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4621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4483820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側面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(s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ide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，球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擊球面輔助線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已正規化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041FAAC0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{"pt1":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</w:p>
          <w:p w14:paraId="4DE62C51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 xml:space="preserve">"pt2":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</w:p>
          <w:p w14:paraId="123EEB7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</w:tc>
      </w:tr>
      <w:tr w:rsidR="008730E8" w:rsidRPr="00155E09" w14:paraId="6BD5BD63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5B62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shoulder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949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42ED5F5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側面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(s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ide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，球</w:t>
            </w:r>
            <w:proofErr w:type="gramStart"/>
            <w:r w:rsidRPr="00155E09">
              <w:rPr>
                <w:rFonts w:eastAsia="微軟正黑體" w:cs="Consolas" w:hint="eastAsia"/>
                <w:color w:val="000000"/>
                <w:szCs w:val="24"/>
              </w:rPr>
              <w:t>桿</w:t>
            </w:r>
            <w:proofErr w:type="gramEnd"/>
            <w:r w:rsidRPr="00155E09">
              <w:rPr>
                <w:rFonts w:eastAsia="微軟正黑體" w:cs="Consolas" w:hint="eastAsia"/>
                <w:color w:val="000000"/>
                <w:szCs w:val="24"/>
              </w:rPr>
              <w:t>至肩膀輔助線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已正規化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276E922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{"pt1":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</w:p>
          <w:p w14:paraId="57EA8377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 xml:space="preserve">"pt2":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</w:p>
          <w:p w14:paraId="5AC2522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</w:tc>
      </w:tr>
      <w:tr w:rsidR="008730E8" w:rsidRPr="00155E09" w14:paraId="4F573F42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736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left_leg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B1AC0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098DF38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正面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ront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，左腳輔助線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已正規化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25C50A6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{"pt1":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</w:p>
          <w:p w14:paraId="132C719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 xml:space="preserve">"pt2":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</w:p>
          <w:p w14:paraId="2B0DE6AD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</w:tc>
      </w:tr>
      <w:tr w:rsidR="008730E8" w:rsidRPr="00155E09" w14:paraId="69FFA9B9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9A98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 w:hint="eastAsia"/>
                <w:szCs w:val="24"/>
              </w:rPr>
              <w:t>s</w:t>
            </w:r>
            <w:r w:rsidRPr="00155E09">
              <w:rPr>
                <w:rFonts w:eastAsia="微軟正黑體" w:cs="Arial"/>
                <w:szCs w:val="24"/>
              </w:rPr>
              <w:t>wing_plane</w:t>
            </w:r>
            <w:proofErr w:type="spellEnd"/>
            <w:r w:rsidRPr="00155E09">
              <w:rPr>
                <w:rFonts w:eastAsia="微軟正黑體" w:cs="Arial" w:hint="eastAsia"/>
                <w:szCs w:val="24"/>
              </w:rPr>
              <w:t>)</w:t>
            </w:r>
            <w:r w:rsidRPr="00155E09">
              <w:rPr>
                <w:rFonts w:eastAsia="微軟正黑體" w:cs="Arial"/>
                <w:szCs w:val="24"/>
              </w:rPr>
              <w:t xml:space="preserve">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right_leg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AE56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DBDB" w:themeFill="accent2" w:themeFillTint="33"/>
          </w:tcPr>
          <w:p w14:paraId="7AD9C90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正面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ront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，右腳輔助線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 w:hint="eastAsia"/>
                <w:b/>
                <w:color w:val="FF0000"/>
                <w:szCs w:val="24"/>
              </w:rPr>
              <w:t>已正規化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1002A6DB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/>
                <w:color w:val="000000"/>
                <w:szCs w:val="24"/>
              </w:rPr>
              <w:t xml:space="preserve">{"pt1 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</w:p>
          <w:p w14:paraId="50C7DCC6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 xml:space="preserve"> 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 xml:space="preserve">"pt2 ": [0.0, 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0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.0],</w:t>
            </w:r>
          </w:p>
          <w:p w14:paraId="1E6D8122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}</w:t>
            </w:r>
          </w:p>
        </w:tc>
      </w:tr>
      <w:tr w:rsidR="008730E8" w:rsidRPr="00155E09" w14:paraId="37EA1426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1D24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 w:hint="eastAsia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msg</w:t>
            </w:r>
            <w:proofErr w:type="spellEnd"/>
            <w:r w:rsidRPr="00155E09">
              <w:rPr>
                <w:rFonts w:eastAsia="微軟正黑體" w:cs="Arial"/>
                <w:szCs w:val="24"/>
              </w:rPr>
              <w:t>) status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9605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s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tr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60EA2C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完整分析成功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completed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  <w:p w14:paraId="3B048834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分析失敗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(f</w:t>
            </w:r>
            <w:r w:rsidRPr="00155E09">
              <w:rPr>
                <w:rFonts w:eastAsia="微軟正黑體" w:cs="Consolas"/>
                <w:color w:val="000000"/>
                <w:szCs w:val="24"/>
              </w:rPr>
              <w:t>ail</w:t>
            </w:r>
            <w:r w:rsidRPr="00155E09">
              <w:rPr>
                <w:rFonts w:eastAsia="微軟正黑體" w:cs="Consolas" w:hint="eastAsia"/>
                <w:color w:val="000000"/>
                <w:szCs w:val="24"/>
              </w:rPr>
              <w:t>)</w:t>
            </w:r>
          </w:p>
        </w:tc>
      </w:tr>
      <w:tr w:rsidR="008730E8" w:rsidRPr="00155E09" w14:paraId="7E9B39E5" w14:textId="77777777" w:rsidTr="00155E09">
        <w:trPr>
          <w:trHeight w:val="2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C6CE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Arial"/>
                <w:szCs w:val="24"/>
              </w:rPr>
            </w:pPr>
            <w:r w:rsidRPr="00155E09">
              <w:rPr>
                <w:rFonts w:eastAsia="微軟正黑體" w:cs="Arial"/>
                <w:szCs w:val="24"/>
              </w:rPr>
              <w:t>(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msg</w:t>
            </w:r>
            <w:proofErr w:type="spellEnd"/>
            <w:r w:rsidRPr="00155E09">
              <w:rPr>
                <w:rFonts w:eastAsia="微軟正黑體" w:cs="Arial"/>
                <w:szCs w:val="24"/>
              </w:rPr>
              <w:t xml:space="preserve">) </w:t>
            </w:r>
            <w:proofErr w:type="spellStart"/>
            <w:r w:rsidRPr="00155E09">
              <w:rPr>
                <w:rFonts w:eastAsia="微軟正黑體" w:cs="Arial"/>
                <w:szCs w:val="24"/>
              </w:rPr>
              <w:t>table_id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8DDF" w14:textId="77777777" w:rsidR="008730E8" w:rsidRPr="00155E09" w:rsidRDefault="008730E8" w:rsidP="00620B38">
            <w:pPr>
              <w:widowControl/>
              <w:spacing w:line="0" w:lineRule="atLeast"/>
              <w:ind w:right="-260"/>
              <w:rPr>
                <w:rFonts w:eastAsia="微軟正黑體" w:cs="Consolas"/>
                <w:color w:val="7F624D"/>
                <w:szCs w:val="24"/>
              </w:rPr>
            </w:pPr>
            <w:proofErr w:type="spellStart"/>
            <w:r w:rsidRPr="00155E09">
              <w:rPr>
                <w:rFonts w:eastAsia="微軟正黑體" w:cs="Consolas" w:hint="eastAsia"/>
                <w:color w:val="7F624D"/>
                <w:szCs w:val="24"/>
              </w:rPr>
              <w:t>i</w:t>
            </w:r>
            <w:r w:rsidRPr="00155E09">
              <w:rPr>
                <w:rFonts w:eastAsia="微軟正黑體" w:cs="Consolas"/>
                <w:color w:val="7F624D"/>
                <w:szCs w:val="24"/>
              </w:rPr>
              <w:t>nt</w:t>
            </w:r>
            <w:proofErr w:type="spellEnd"/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</w:tcPr>
          <w:p w14:paraId="50559753" w14:textId="77777777" w:rsidR="008730E8" w:rsidRPr="00155E09" w:rsidRDefault="008730E8" w:rsidP="00620B38">
            <w:pPr>
              <w:widowControl/>
              <w:spacing w:line="0" w:lineRule="atLeast"/>
              <w:rPr>
                <w:rFonts w:eastAsia="微軟正黑體" w:cs="Consolas"/>
                <w:color w:val="000000"/>
                <w:szCs w:val="24"/>
              </w:rPr>
            </w:pPr>
            <w:r w:rsidRPr="00155E09">
              <w:rPr>
                <w:rFonts w:eastAsia="微軟正黑體" w:cs="Consolas" w:hint="eastAsia"/>
                <w:color w:val="000000"/>
                <w:szCs w:val="24"/>
              </w:rPr>
              <w:t>未使用</w:t>
            </w:r>
          </w:p>
        </w:tc>
      </w:tr>
    </w:tbl>
    <w:p w14:paraId="2408F1DE" w14:textId="77777777" w:rsidR="008730E8" w:rsidRPr="00155E09" w:rsidRDefault="008730E8" w:rsidP="008730E8">
      <w:pPr>
        <w:ind w:firstLineChars="200" w:firstLine="480"/>
        <w:rPr>
          <w:rFonts w:eastAsia="微軟正黑體"/>
        </w:rPr>
      </w:pPr>
    </w:p>
    <w:p w14:paraId="063385E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>{</w:t>
      </w:r>
    </w:p>
    <w:p w14:paraId="01A3AD0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success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 true,</w:t>
      </w:r>
    </w:p>
    <w:p w14:paraId="7F30D5E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msg</w:t>
      </w:r>
      <w:proofErr w:type="spellEnd"/>
      <w:proofErr w:type="gramEnd"/>
      <w:r w:rsidRPr="00155E09">
        <w:rPr>
          <w:rFonts w:eastAsia="微軟正黑體" w:cs="Consolas"/>
          <w:bCs/>
          <w:color w:val="000000"/>
          <w:szCs w:val="24"/>
        </w:rPr>
        <w:t>": {</w:t>
      </w:r>
    </w:p>
    <w:p w14:paraId="0F8AF74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task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613C530D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"data_id":143,</w:t>
      </w:r>
    </w:p>
    <w:p w14:paraId="624AFCC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filename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":"Guest.1_shotVideo_side_161424_202404101614.mp4",</w:t>
      </w:r>
    </w:p>
    <w:p w14:paraId="71D03D1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filepath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":"",</w:t>
      </w:r>
    </w:p>
    <w:p w14:paraId="5CC3F97D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side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":"front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",</w:t>
      </w:r>
    </w:p>
    <w:p w14:paraId="6547065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player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":"Guest.1",</w:t>
      </w:r>
    </w:p>
    <w:p w14:paraId="70CB91A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date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":"2024-04-10 16:14:06.939000",</w:t>
      </w:r>
    </w:p>
    <w:p w14:paraId="4C9F56C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timestamp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":"1712736846939",</w:t>
      </w:r>
    </w:p>
    <w:p w14:paraId="17D2246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idx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":"161406",</w:t>
      </w:r>
    </w:p>
    <w:p w14:paraId="73CA8DA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"shot_data_id":117340,</w:t>
      </w:r>
    </w:p>
    <w:p w14:paraId="3CA8450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club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":"7Iron",</w:t>
      </w:r>
    </w:p>
    <w:p w14:paraId="1E6C50B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"task_name":"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video_task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</w:t>
      </w:r>
    </w:p>
    <w:p w14:paraId="3C625BE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},</w:t>
      </w:r>
    </w:p>
    <w:p w14:paraId="246C35FC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swing_phase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665FDD8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success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":true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,</w:t>
      </w:r>
    </w:p>
    <w:p w14:paraId="06C3AF1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address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":93,</w:t>
      </w:r>
    </w:p>
    <w:p w14:paraId="1C1FB2C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"toe_up":113,</w:t>
      </w:r>
    </w:p>
    <w:p w14:paraId="071B794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top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":329,</w:t>
      </w:r>
    </w:p>
    <w:p w14:paraId="4409717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impact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":705,</w:t>
      </w:r>
    </w:p>
    <w:p w14:paraId="3952AAB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finish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":941,</w:t>
      </w:r>
    </w:p>
    <w:p w14:paraId="336AEE3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tempo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":0.57</w:t>
      </w:r>
    </w:p>
    <w:p w14:paraId="28418A6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},</w:t>
      </w:r>
    </w:p>
    <w:p w14:paraId="756648E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im_data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7007E9C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success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":true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,</w:t>
      </w:r>
    </w:p>
    <w:p w14:paraId="7AA0A77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name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":"user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",</w:t>
      </w:r>
    </w:p>
    <w:p w14:paraId="0044C21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dtype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":1,</w:t>
      </w:r>
    </w:p>
    <w:p w14:paraId="68D7BC8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phase_emb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3769949D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"num_phases":5,</w:t>
      </w:r>
    </w:p>
    <w:p w14:paraId="68772B04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"address":[4.98,11.16,177.08,170.06,162.6,163.09,179.2,174.18,-179.98,-175.46,-177.32,176.47],</w:t>
      </w:r>
    </w:p>
    <w:p w14:paraId="3EBA2C7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"toe_up":[9.91,15.43,179.61,170.51,163.38,164.74,177.87,173.46,178.58,-168.21,-177.33,176.58],</w:t>
      </w:r>
    </w:p>
    <w:p w14:paraId="0747CBC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"top":[31.42,93.42,97.28,158.08,161.13,169.55,174.84,172.35,164.0,-31.23,179.64,176.58],</w:t>
      </w:r>
    </w:p>
    <w:p w14:paraId="6861A49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"impact":[10.84,1.61,172.31,154.61,158.56,166.55,179.96,176.15,-169.3,-159.11,-178.06,179.75],</w:t>
      </w:r>
    </w:p>
    <w:p w14:paraId="04F485D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"finish":[54.71,3.43,109.31,33.56,167.95,172.35,150.3,169.37,-12.95,-41.35,-11.4,175.69]</w:t>
      </w:r>
    </w:p>
    <w:p w14:paraId="33BF06B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},</w:t>
      </w:r>
    </w:p>
    <w:p w14:paraId="42712EC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cmp</w:t>
      </w:r>
      <w:proofErr w:type="spellEnd"/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0B1CB77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coach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67B790B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name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":"coach_1",</w:t>
      </w:r>
    </w:p>
    <w:p w14:paraId="0837D50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header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Carol_Lee_shotVideo_front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",</w:t>
      </w:r>
    </w:p>
    <w:p w14:paraId="60F48D3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club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":"7Iron",</w:t>
      </w:r>
    </w:p>
    <w:p w14:paraId="20DA53B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phase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":[342,362,503,571,703],</w:t>
      </w:r>
    </w:p>
    <w:p w14:paraId="72CB74E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tempo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":2.07,</w:t>
      </w:r>
    </w:p>
    <w:p w14:paraId="02512D7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"emb_type":1.0,</w:t>
      </w:r>
    </w:p>
    <w:p w14:paraId="7F4B179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phase_emb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7ED5978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"num_phases":5,</w:t>
      </w:r>
    </w:p>
    <w:p w14:paraId="632347D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"address":[3.52,6.55,178.24,178.11,164.78,169.24,173.21,176.86,-172.93,-152.02,-177.49,179.82],</w:t>
      </w:r>
    </w:p>
    <w:p w14:paraId="5B882B0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"toe_up":[4.89,14.16,179.95,178.33,160.92,170.22,176.2,175.6,-176.51,-166.94,-177.19,179.35],</w:t>
      </w:r>
    </w:p>
    <w:p w14:paraId="11E73AD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"top":[129.26,145.73,153.46,125.31,177.81,161.53,176.57,154.96,12.2,-12.03,176.03,176.87],</w:t>
      </w:r>
    </w:p>
    <w:p w14:paraId="6EC8B2F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"impact":[7.54,10.35,173.07,175.91,162.27,177.48,143.17,175.15,-165.28,-157.93,-176.25,174.33],</w:t>
      </w:r>
    </w:p>
    <w:p w14:paraId="24860F9C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  "finish":[124.9,103.3,149.16,93.7,171.86,170.63,138.14,174.35,11.88,28.45,179.02,177.03]</w:t>
      </w:r>
    </w:p>
    <w:p w14:paraId="4611ACE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}</w:t>
      </w:r>
    </w:p>
    <w:p w14:paraId="2F234D4C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},</w:t>
      </w:r>
    </w:p>
    <w:p w14:paraId="7859309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address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10AA758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"emb_score":0.999,</w:t>
      </w:r>
    </w:p>
    <w:p w14:paraId="766BF0B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25FDB40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elbow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10F068F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wrist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":0.001,</w:t>
      </w:r>
    </w:p>
    <w:p w14:paraId="71F72E8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hip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32C0113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knee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0D61125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ankle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</w:t>
      </w:r>
    </w:p>
    <w:p w14:paraId="6008952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},</w:t>
      </w:r>
    </w:p>
    <w:p w14:paraId="444DD57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toe_up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79027B0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"emb_score":0.791,</w:t>
      </w:r>
    </w:p>
    <w:p w14:paraId="6F36F57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":0.209,</w:t>
      </w:r>
    </w:p>
    <w:p w14:paraId="2A72BC8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elbow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":-0.048,</w:t>
      </w:r>
    </w:p>
    <w:p w14:paraId="0EB8589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wrist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":-0.021,</w:t>
      </w:r>
    </w:p>
    <w:p w14:paraId="512BA43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hip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":-0.066,</w:t>
      </w:r>
    </w:p>
    <w:p w14:paraId="1247F2D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knee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":-0.048,</w:t>
      </w:r>
    </w:p>
    <w:p w14:paraId="6D3C6E5C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ankle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":-0.024</w:t>
      </w:r>
    </w:p>
    <w:p w14:paraId="42629F1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},</w:t>
      </w:r>
    </w:p>
    <w:p w14:paraId="5C7EA6F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top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01D97CD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"emb_score":0.919,</w:t>
      </w:r>
    </w:p>
    <w:p w14:paraId="0F966B9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":0.064,</w:t>
      </w:r>
    </w:p>
    <w:p w14:paraId="18AB526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elbow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":-0.003,</w:t>
      </w:r>
    </w:p>
    <w:p w14:paraId="7F845D1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wrist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":0.001,</w:t>
      </w:r>
    </w:p>
    <w:p w14:paraId="13F4B70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hip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":-0.031,</w:t>
      </w:r>
    </w:p>
    <w:p w14:paraId="2E1ED99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knee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":-0.02,</w:t>
      </w:r>
    </w:p>
    <w:p w14:paraId="708D6ED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ankle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":-0.011</w:t>
      </w:r>
    </w:p>
    <w:p w14:paraId="7CE1D57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},</w:t>
      </w:r>
    </w:p>
    <w:p w14:paraId="7EC637D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impact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1558898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"emb_score":0.996,</w:t>
      </w:r>
    </w:p>
    <w:p w14:paraId="00A0948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2B6DBC8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elbow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":0.0,</w:t>
      </w:r>
    </w:p>
    <w:p w14:paraId="2BE6729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wrist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":-0.0,</w:t>
      </w:r>
    </w:p>
    <w:p w14:paraId="42C5FCC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hip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":-0.001,</w:t>
      </w:r>
    </w:p>
    <w:p w14:paraId="407E52A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knee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":0.002,</w:t>
      </w:r>
    </w:p>
    <w:p w14:paraId="49361E1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ankle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</w:t>
      </w:r>
    </w:p>
    <w:p w14:paraId="3C2E675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},</w:t>
      </w:r>
    </w:p>
    <w:p w14:paraId="5B3FA43C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finish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338C890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"emb_score":0.855,</w:t>
      </w:r>
    </w:p>
    <w:p w14:paraId="3170EB3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":0.022,</w:t>
      </w:r>
    </w:p>
    <w:p w14:paraId="53FB8BF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elbow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":-0.01,</w:t>
      </w:r>
    </w:p>
    <w:p w14:paraId="74367D44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wrist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":0.012,</w:t>
      </w:r>
    </w:p>
    <w:p w14:paraId="69708C6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hip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":0.032,</w:t>
      </w:r>
    </w:p>
    <w:p w14:paraId="1DC7C24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knee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":-0.038,</w:t>
      </w:r>
    </w:p>
    <w:p w14:paraId="1376179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ankle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":-0.025</w:t>
      </w:r>
    </w:p>
    <w:p w14:paraId="3473828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}</w:t>
      </w:r>
    </w:p>
    <w:p w14:paraId="4E632EE3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</w:t>
      </w:r>
    </w:p>
    <w:p w14:paraId="4E0A9CF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},</w:t>
      </w:r>
    </w:p>
    <w:p w14:paraId="0835B70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swing_plane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0FBA8F7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success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":true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,</w:t>
      </w:r>
    </w:p>
    <w:p w14:paraId="031D68A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bbox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":[0.31347941645869504,0.1884737491607666,0.7055166173864293,0.8319971084594726],</w:t>
      </w:r>
    </w:p>
    <w:p w14:paraId="1A445B2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head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4B6ADA5D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pt</w:t>
      </w:r>
      <w:proofErr w:type="spellEnd"/>
      <w:proofErr w:type="gramEnd"/>
      <w:r w:rsidRPr="00155E09">
        <w:rPr>
          <w:rFonts w:eastAsia="微軟正黑體" w:cs="Consolas"/>
          <w:bCs/>
          <w:color w:val="000000"/>
          <w:szCs w:val="24"/>
        </w:rPr>
        <w:t>":[0.5018518518518519,0.26666666666666666],</w:t>
      </w:r>
    </w:p>
    <w:p w14:paraId="5D480CC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"h_length":0.11481481481481481,</w:t>
      </w:r>
    </w:p>
    <w:p w14:paraId="301F3D2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"v_length":0.06458333333333334,</w:t>
      </w:r>
    </w:p>
    <w:p w14:paraId="397AF67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h_pt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0.0,0.0],</w:t>
      </w:r>
    </w:p>
    <w:p w14:paraId="3D4DE42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v_pt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</w:t>
      </w:r>
    </w:p>
    <w:p w14:paraId="7036C3D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},</w:t>
      </w:r>
    </w:p>
    <w:p w14:paraId="000341B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club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17FC7E52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"pt1"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0.0,0.0],</w:t>
      </w:r>
    </w:p>
    <w:p w14:paraId="4C86C0CB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"pt2"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</w:t>
      </w:r>
    </w:p>
    <w:p w14:paraId="689F0B7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},</w:t>
      </w:r>
    </w:p>
    <w:p w14:paraId="3887C2F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shoulder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4B4FB62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"pt1"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0.0,0.0],</w:t>
      </w:r>
    </w:p>
    <w:p w14:paraId="4C0AEA80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"pt2"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0.0,0.0]</w:t>
      </w:r>
    </w:p>
    <w:p w14:paraId="59D31A86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},</w:t>
      </w:r>
    </w:p>
    <w:p w14:paraId="12AD615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left_leg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207C3E91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"pt1"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0.6342592592592593,0.5088541666666667],</w:t>
      </w:r>
    </w:p>
    <w:p w14:paraId="5979131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"pt2"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0.6509259259259259,0.6276041666666666]</w:t>
      </w:r>
    </w:p>
    <w:p w14:paraId="14DE786E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},</w:t>
      </w:r>
    </w:p>
    <w:p w14:paraId="35BEDF57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right_leg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":{</w:t>
      </w:r>
    </w:p>
    <w:p w14:paraId="768ADC1A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"pt1"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0.37592592592592594,0.5052083333333334],</w:t>
      </w:r>
    </w:p>
    <w:p w14:paraId="482AC6EF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  "pt2"</w:t>
      </w:r>
      <w:proofErr w:type="gramStart"/>
      <w:r w:rsidRPr="00155E09">
        <w:rPr>
          <w:rFonts w:eastAsia="微軟正黑體" w:cs="Consolas"/>
          <w:bCs/>
          <w:color w:val="000000"/>
          <w:szCs w:val="24"/>
        </w:rPr>
        <w:t>:[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0.375,0.6291666666666667]</w:t>
      </w:r>
    </w:p>
    <w:p w14:paraId="2C1E917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  }</w:t>
      </w:r>
    </w:p>
    <w:p w14:paraId="2BBF8FD9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},</w:t>
      </w:r>
    </w:p>
    <w:p w14:paraId="6EFE36D8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spellStart"/>
      <w:proofErr w:type="gramStart"/>
      <w:r w:rsidRPr="00155E09">
        <w:rPr>
          <w:rFonts w:eastAsia="微軟正黑體" w:cs="Consolas"/>
          <w:bCs/>
          <w:color w:val="000000"/>
          <w:szCs w:val="24"/>
        </w:rPr>
        <w:t>status</w:t>
      </w:r>
      <w:proofErr w:type="gramEnd"/>
      <w:r w:rsidRPr="00155E09">
        <w:rPr>
          <w:rFonts w:eastAsia="微軟正黑體" w:cs="Consolas"/>
          <w:bCs/>
          <w:color w:val="000000"/>
          <w:szCs w:val="24"/>
        </w:rPr>
        <w:t>":"completed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",</w:t>
      </w:r>
    </w:p>
    <w:p w14:paraId="298AF375" w14:textId="77777777" w:rsidR="008730E8" w:rsidRPr="00155E09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  "</w:t>
      </w:r>
      <w:proofErr w:type="spellStart"/>
      <w:r w:rsidRPr="00155E09">
        <w:rPr>
          <w:rFonts w:eastAsia="微軟正黑體" w:cs="Consolas"/>
          <w:bCs/>
          <w:color w:val="000000"/>
          <w:szCs w:val="24"/>
        </w:rPr>
        <w:t>table_id</w:t>
      </w:r>
      <w:proofErr w:type="spellEnd"/>
      <w:r w:rsidRPr="00155E09">
        <w:rPr>
          <w:rFonts w:eastAsia="微軟正黑體" w:cs="Consolas"/>
          <w:bCs/>
          <w:color w:val="000000"/>
          <w:szCs w:val="24"/>
        </w:rPr>
        <w:t>":-1</w:t>
      </w:r>
    </w:p>
    <w:p w14:paraId="52AA9410" w14:textId="4C3B52FD" w:rsidR="008730E8" w:rsidRDefault="008730E8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155E09">
        <w:rPr>
          <w:rFonts w:eastAsia="微軟正黑體" w:cs="Consolas"/>
          <w:bCs/>
          <w:color w:val="000000"/>
          <w:szCs w:val="24"/>
        </w:rPr>
        <w:t xml:space="preserve">  }</w:t>
      </w:r>
    </w:p>
    <w:p w14:paraId="1AEB8057" w14:textId="3311EC82" w:rsidR="00F31C21" w:rsidRPr="002454B9" w:rsidRDefault="007101FD" w:rsidP="002454B9">
      <w:pPr>
        <w:pStyle w:val="11"/>
        <w:numPr>
          <w:ilvl w:val="1"/>
          <w:numId w:val="3"/>
        </w:numPr>
        <w:rPr>
          <w:rFonts w:hint="eastAsia"/>
        </w:rPr>
      </w:pPr>
      <w:bookmarkStart w:id="20" w:name="_Toc193291152"/>
      <w:r>
        <w:rPr>
          <w:rFonts w:hint="eastAsia"/>
        </w:rPr>
        <w:t>傳輸給分析影像模組</w:t>
      </w:r>
      <w:ins w:id="21" w:author="陳章仲 Chang Chung Chen" w:date="2025-03-19T15:14:00Z">
        <w:r w:rsidR="00F31C21">
          <w:rPr>
            <w:rFonts w:hint="eastAsia"/>
          </w:rPr>
          <w:t>(</w:t>
        </w:r>
      </w:ins>
      <w:r w:rsidR="00F31C21">
        <w:rPr>
          <w:rFonts w:hint="eastAsia"/>
        </w:rPr>
        <w:t>p</w:t>
      </w:r>
      <w:r w:rsidR="00F31C21">
        <w:t>ython</w:t>
      </w:r>
      <w:ins w:id="22" w:author="陳章仲 Chang Chung Chen" w:date="2025-03-19T15:14:00Z">
        <w:r w:rsidR="00F31C21">
          <w:rPr>
            <w:rFonts w:hint="eastAsia"/>
          </w:rPr>
          <w:t>)</w:t>
        </w:r>
      </w:ins>
      <w:bookmarkEnd w:id="20"/>
    </w:p>
    <w:p w14:paraId="315D3F8B" w14:textId="77777777" w:rsidR="00F31C21" w:rsidRPr="006F6F59" w:rsidRDefault="00F31C21" w:rsidP="00F31C21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F31C21" w:rsidRPr="006F6F59" w14:paraId="60AFE195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B8FD6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E481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F31C21" w:rsidRPr="006F6F59" w14:paraId="34536F7E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FE39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EBC87" w14:textId="5E8E011E" w:rsidR="00F31C21" w:rsidRPr="00F95044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38761D"/>
                <w:sz w:val="22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</w:t>
            </w:r>
            <w:r w:rsidR="007101FD">
              <w:rPr>
                <w:rFonts w:ascii="Consolas" w:eastAsia="新細明體" w:hAnsi="Consolas" w:cs="Consolas"/>
                <w:color w:val="38761D"/>
                <w:sz w:val="22"/>
              </w:rPr>
              <w:t>1.216.149.161</w:t>
            </w:r>
            <w:r w:rsidR="007101FD">
              <w:rPr>
                <w:rFonts w:ascii="Consolas" w:eastAsia="新細明體" w:hAnsi="Consolas" w:cs="Consolas" w:hint="eastAsia"/>
                <w:color w:val="38761D"/>
                <w:sz w:val="22"/>
              </w:rPr>
              <w:t>:</w:t>
            </w:r>
            <w:r w:rsidR="007101FD">
              <w:rPr>
                <w:rFonts w:ascii="Consolas" w:eastAsia="新細明體" w:hAnsi="Consolas" w:cs="Consolas"/>
                <w:color w:val="38761D"/>
                <w:sz w:val="22"/>
              </w:rPr>
              <w:t>8080</w:t>
            </w:r>
            <w:r w:rsidR="007101FD" w:rsidRPr="007101FD">
              <w:rPr>
                <w:rFonts w:ascii="Consolas" w:eastAsia="新細明體" w:hAnsi="Consolas" w:cs="Consolas"/>
                <w:color w:val="38761D"/>
                <w:sz w:val="22"/>
              </w:rPr>
              <w:t>/analyz_video</w:t>
            </w:r>
          </w:p>
        </w:tc>
      </w:tr>
    </w:tbl>
    <w:p w14:paraId="7FE9168D" w14:textId="77777777" w:rsidR="00F31C21" w:rsidRDefault="00F31C21" w:rsidP="00F31C21"/>
    <w:p w14:paraId="2C132100" w14:textId="77777777" w:rsidR="00F31C21" w:rsidRPr="006F6F59" w:rsidRDefault="00F31C21" w:rsidP="00F31C21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2257"/>
        <w:gridCol w:w="1216"/>
        <w:gridCol w:w="4129"/>
      </w:tblGrid>
      <w:tr w:rsidR="00F31C21" w:rsidRPr="006F6F59" w14:paraId="0C2A69E2" w14:textId="77777777" w:rsidTr="007101FD">
        <w:trPr>
          <w:trHeight w:val="12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5C78D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56229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39522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34ED3C2D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F31C21" w:rsidRPr="006F6F59" w14:paraId="0929D269" w14:textId="77777777" w:rsidTr="007101F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CCD48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1641" w14:textId="111FC434" w:rsidR="00F31C21" w:rsidRPr="006F6F59" w:rsidRDefault="007101FD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color w:val="000000"/>
                <w:sz w:val="22"/>
              </w:rPr>
              <w:t>shotVideo_id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7FF2" w14:textId="78347F55" w:rsidR="00F31C21" w:rsidRPr="006F6F59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F59EE" w14:textId="4D1AFEC2" w:rsidR="00F31C21" w:rsidRPr="006F6F59" w:rsidRDefault="007101FD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/>
                <w:color w:val="000000"/>
                <w:sz w:val="22"/>
              </w:rPr>
              <w:t>Video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的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i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d</w:t>
            </w:r>
          </w:p>
        </w:tc>
      </w:tr>
      <w:tr w:rsidR="00F31C21" w:rsidRPr="006F6F59" w14:paraId="4F44A1E6" w14:textId="77777777" w:rsidTr="007101F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9BC8B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F563" w14:textId="35E9C295" w:rsidR="00F31C21" w:rsidRPr="006F6F59" w:rsidRDefault="007101FD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color w:val="000000"/>
                <w:sz w:val="22"/>
              </w:rPr>
              <w:t>analyzVideo_front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CCF73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F4B9E" w14:textId="7C51CCB9" w:rsidR="00F31C21" w:rsidRPr="00382C67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分析後正面影像</w:t>
            </w:r>
          </w:p>
        </w:tc>
      </w:tr>
      <w:tr w:rsidR="00F31C21" w:rsidRPr="006F6F59" w14:paraId="525585DA" w14:textId="77777777" w:rsidTr="007101F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3C28F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9ECD" w14:textId="7B8CF5B2" w:rsidR="00F31C21" w:rsidRPr="00DF5282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color w:val="000000"/>
                <w:sz w:val="22"/>
              </w:rPr>
              <w:t>analyzVideo_side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7D074" w14:textId="77777777" w:rsidR="00F31C21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4AB8A" w14:textId="75069232" w:rsidR="00F31C21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分析後側面影像</w:t>
            </w:r>
          </w:p>
        </w:tc>
      </w:tr>
      <w:tr w:rsidR="00F31C21" w:rsidRPr="006F6F59" w14:paraId="0AF506F1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0A76" w14:textId="77777777" w:rsidR="00F31C21" w:rsidRPr="006F6F59" w:rsidRDefault="00F31C21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37E9447B" w14:textId="77777777" w:rsidR="00F31C21" w:rsidRPr="006F6F59" w:rsidRDefault="00F31C21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7518005F" w14:textId="77777777" w:rsidR="00F31C21" w:rsidRPr="006F6F59" w:rsidRDefault="00F31C21" w:rsidP="00F31C21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34D33EE3" w14:textId="77777777" w:rsidR="00F31C21" w:rsidRPr="006F6F59" w:rsidRDefault="00F31C21" w:rsidP="00F31C21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F31C21" w:rsidRPr="006F6F59" w14:paraId="21055264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06667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F31C21" w:rsidRPr="006F6F59" w14:paraId="18CEE6CE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790D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547922B5" w14:textId="77777777" w:rsidR="00F31C21" w:rsidRPr="006F6F59" w:rsidRDefault="00F31C21" w:rsidP="00F31C21">
      <w:pPr>
        <w:widowControl/>
        <w:spacing w:after="240"/>
        <w:rPr>
          <w:rFonts w:ascii="新細明體" w:eastAsia="新細明體" w:hAnsi="新細明體" w:cs="新細明體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580"/>
        <w:gridCol w:w="3927"/>
      </w:tblGrid>
      <w:tr w:rsidR="00F31C21" w:rsidRPr="006F6F59" w14:paraId="5952CBD1" w14:textId="77777777" w:rsidTr="00F31C21"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56A99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73831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694363A6" w14:textId="77777777" w:rsidR="00F31C21" w:rsidRPr="006F6F59" w:rsidRDefault="00F31C21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F31C21" w:rsidRPr="006F6F59" w14:paraId="38E85045" w14:textId="77777777" w:rsidTr="00F31C21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1FC12" w14:textId="0D392932" w:rsidR="00F31C21" w:rsidRPr="006F6F59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7101FD">
              <w:rPr>
                <w:rFonts w:ascii="Consolas" w:eastAsia="新細明體" w:hAnsi="Consolas" w:cs="Consolas"/>
                <w:b/>
                <w:sz w:val="22"/>
              </w:rPr>
              <w:t>status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3500" w14:textId="77777777" w:rsidR="00F31C21" w:rsidRPr="006F6F59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E2183" w14:textId="5CEC7832" w:rsidR="00F31C21" w:rsidRPr="006F6F59" w:rsidRDefault="007101FD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狀態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, success 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或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 fail</w:t>
            </w:r>
          </w:p>
        </w:tc>
      </w:tr>
      <w:tr w:rsidR="00F31C21" w:rsidRPr="006F6F59" w14:paraId="1ADF57CF" w14:textId="77777777" w:rsidTr="00F31C21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2F5" w14:textId="0BB731F9" w:rsidR="00F31C21" w:rsidRDefault="007101FD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b/>
                <w:sz w:val="22"/>
              </w:rPr>
              <w:t>msg</w:t>
            </w:r>
            <w:proofErr w:type="spellEnd"/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5299" w14:textId="77777777" w:rsidR="00F31C21" w:rsidRDefault="00F31C2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7926" w14:textId="2FC7BD4E" w:rsidR="00F31C21" w:rsidRDefault="007101FD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訊息</w:t>
            </w:r>
          </w:p>
        </w:tc>
      </w:tr>
    </w:tbl>
    <w:p w14:paraId="6A8ACE4B" w14:textId="77777777" w:rsidR="00F31C21" w:rsidRPr="006F6F59" w:rsidRDefault="00F31C21" w:rsidP="00F31C21">
      <w:pPr>
        <w:widowControl/>
        <w:spacing w:after="240" w:line="160" w:lineRule="exact"/>
        <w:rPr>
          <w:rFonts w:ascii="Consolas" w:eastAsia="新細明體" w:hAnsi="Consolas" w:cs="Consolas"/>
          <w:bCs/>
          <w:color w:val="000000"/>
          <w:sz w:val="22"/>
        </w:rPr>
      </w:pPr>
    </w:p>
    <w:p w14:paraId="6A18F0E7" w14:textId="77777777" w:rsidR="00F31C21" w:rsidRPr="007C4EDE" w:rsidRDefault="00F31C21" w:rsidP="00F31C21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回傳成功則範例如下：</w:t>
      </w:r>
    </w:p>
    <w:p w14:paraId="59DED011" w14:textId="77777777" w:rsidR="00F31C21" w:rsidRPr="006F6F59" w:rsidRDefault="00F31C21" w:rsidP="00F31C21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57390044" w14:textId="77777777" w:rsidR="007101FD" w:rsidRPr="007101FD" w:rsidRDefault="007101FD" w:rsidP="007101FD">
      <w:pPr>
        <w:widowControl/>
        <w:rPr>
          <w:rFonts w:ascii="Consolas" w:eastAsia="新細明體" w:hAnsi="Consolas" w:cs="Consolas"/>
          <w:sz w:val="22"/>
        </w:rPr>
      </w:pPr>
      <w:r w:rsidRPr="007101FD">
        <w:rPr>
          <w:rFonts w:ascii="Consolas" w:eastAsia="新細明體" w:hAnsi="Consolas" w:cs="Consolas"/>
          <w:sz w:val="22"/>
        </w:rPr>
        <w:t>{</w:t>
      </w:r>
    </w:p>
    <w:p w14:paraId="40CC11BC" w14:textId="77777777" w:rsidR="007101FD" w:rsidRPr="007101FD" w:rsidRDefault="007101FD" w:rsidP="007101FD">
      <w:pPr>
        <w:widowControl/>
        <w:rPr>
          <w:rFonts w:ascii="Consolas" w:eastAsia="新細明體" w:hAnsi="Consolas" w:cs="Consolas"/>
          <w:sz w:val="22"/>
        </w:rPr>
      </w:pPr>
      <w:r w:rsidRPr="007101FD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101FD">
        <w:rPr>
          <w:rFonts w:ascii="Consolas" w:eastAsia="新細明體" w:hAnsi="Consolas" w:cs="Consolas"/>
          <w:sz w:val="22"/>
        </w:rPr>
        <w:t>status</w:t>
      </w:r>
      <w:proofErr w:type="gramEnd"/>
      <w:r w:rsidRPr="007101FD">
        <w:rPr>
          <w:rFonts w:ascii="Consolas" w:eastAsia="新細明體" w:hAnsi="Consolas" w:cs="Consolas"/>
          <w:sz w:val="22"/>
        </w:rPr>
        <w:t>": "success",</w:t>
      </w:r>
    </w:p>
    <w:p w14:paraId="6FD13BC0" w14:textId="77777777" w:rsidR="007101FD" w:rsidRPr="007101FD" w:rsidRDefault="007101FD" w:rsidP="007101FD">
      <w:pPr>
        <w:widowControl/>
        <w:rPr>
          <w:rFonts w:ascii="Consolas" w:eastAsia="新細明體" w:hAnsi="Consolas" w:cs="Consolas"/>
          <w:sz w:val="22"/>
        </w:rPr>
      </w:pPr>
      <w:r w:rsidRPr="007101FD">
        <w:rPr>
          <w:rFonts w:ascii="Consolas" w:eastAsia="新細明體" w:hAnsi="Consolas" w:cs="Consolas"/>
          <w:sz w:val="22"/>
        </w:rPr>
        <w:t xml:space="preserve">    "</w:t>
      </w:r>
      <w:proofErr w:type="spellStart"/>
      <w:proofErr w:type="gramStart"/>
      <w:r w:rsidRPr="007101FD">
        <w:rPr>
          <w:rFonts w:ascii="Consolas" w:eastAsia="新細明體" w:hAnsi="Consolas" w:cs="Consolas"/>
          <w:sz w:val="22"/>
        </w:rPr>
        <w:t>msg</w:t>
      </w:r>
      <w:proofErr w:type="spellEnd"/>
      <w:proofErr w:type="gramEnd"/>
      <w:r w:rsidRPr="007101FD">
        <w:rPr>
          <w:rFonts w:ascii="Consolas" w:eastAsia="新細明體" w:hAnsi="Consolas" w:cs="Consolas"/>
          <w:sz w:val="22"/>
        </w:rPr>
        <w:t>": "got analyze both video ID"</w:t>
      </w:r>
    </w:p>
    <w:p w14:paraId="6C722448" w14:textId="48EE2884" w:rsidR="00F31C21" w:rsidRPr="006F6F59" w:rsidRDefault="007101FD" w:rsidP="007101FD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101FD">
        <w:rPr>
          <w:rFonts w:ascii="Consolas" w:eastAsia="新細明體" w:hAnsi="Consolas" w:cs="Consolas"/>
          <w:sz w:val="22"/>
        </w:rPr>
        <w:t>}</w:t>
      </w:r>
    </w:p>
    <w:p w14:paraId="71E6C973" w14:textId="19058AF9" w:rsidR="00F31C21" w:rsidRPr="007C4EDE" w:rsidRDefault="00F31C21" w:rsidP="00F31C21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失敗則回傳結果範例如下：</w:t>
      </w:r>
    </w:p>
    <w:p w14:paraId="75A76E1E" w14:textId="77777777" w:rsidR="007101FD" w:rsidRPr="007101FD" w:rsidRDefault="007101FD" w:rsidP="007101FD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101FD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33386A9D" w14:textId="73CA1FC7" w:rsidR="007101FD" w:rsidRPr="007101FD" w:rsidRDefault="007101FD" w:rsidP="007101FD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>
        <w:rPr>
          <w:rFonts w:ascii="Consolas" w:eastAsia="新細明體" w:hAnsi="Consolas" w:cs="Consolas"/>
          <w:bCs/>
          <w:color w:val="000000"/>
          <w:sz w:val="22"/>
        </w:rPr>
        <w:t xml:space="preserve"> </w:t>
      </w:r>
      <w:r w:rsidRPr="007101FD">
        <w:rPr>
          <w:rFonts w:ascii="Consolas" w:eastAsia="新細明體" w:hAnsi="Consolas" w:cs="Consolas"/>
          <w:bCs/>
          <w:color w:val="000000"/>
          <w:sz w:val="22"/>
        </w:rPr>
        <w:t>"</w:t>
      </w:r>
      <w:proofErr w:type="gramStart"/>
      <w:r w:rsidRPr="007101FD">
        <w:rPr>
          <w:rFonts w:ascii="Consolas" w:eastAsia="新細明體" w:hAnsi="Consolas" w:cs="Consolas"/>
          <w:bCs/>
          <w:color w:val="000000"/>
          <w:sz w:val="22"/>
        </w:rPr>
        <w:t>status</w:t>
      </w:r>
      <w:proofErr w:type="gramEnd"/>
      <w:r w:rsidRPr="007101FD">
        <w:rPr>
          <w:rFonts w:ascii="Consolas" w:eastAsia="新細明體" w:hAnsi="Consolas" w:cs="Consolas"/>
          <w:bCs/>
          <w:color w:val="000000"/>
          <w:sz w:val="22"/>
        </w:rPr>
        <w:t>": "fail",</w:t>
      </w:r>
    </w:p>
    <w:p w14:paraId="165ECA4D" w14:textId="4D61EE0B" w:rsidR="007101FD" w:rsidRPr="007101FD" w:rsidRDefault="007101FD" w:rsidP="007101FD">
      <w:pPr>
        <w:pStyle w:val="af2"/>
        <w:widowControl/>
        <w:rPr>
          <w:rFonts w:ascii="Consolas" w:eastAsia="新細明體" w:hAnsi="Consolas" w:cs="Consolas" w:hint="eastAsia"/>
          <w:bCs/>
          <w:color w:val="000000"/>
          <w:sz w:val="22"/>
        </w:rPr>
      </w:pPr>
      <w:r>
        <w:rPr>
          <w:rFonts w:ascii="Consolas" w:eastAsia="新細明體" w:hAnsi="Consolas" w:cs="Consolas" w:hint="eastAsia"/>
          <w:bCs/>
          <w:color w:val="000000"/>
          <w:sz w:val="22"/>
        </w:rPr>
        <w:t xml:space="preserve"> </w:t>
      </w:r>
      <w:r w:rsidRPr="007101FD">
        <w:rPr>
          <w:rFonts w:ascii="Consolas" w:eastAsia="新細明體" w:hAnsi="Consolas" w:cs="Consolas" w:hint="eastAsia"/>
          <w:bCs/>
          <w:color w:val="000000"/>
          <w:sz w:val="22"/>
        </w:rPr>
        <w:t>"</w:t>
      </w:r>
      <w:proofErr w:type="spellStart"/>
      <w:r w:rsidRPr="007101FD">
        <w:rPr>
          <w:rFonts w:ascii="Consolas" w:eastAsia="新細明體" w:hAnsi="Consolas" w:cs="Consolas" w:hint="eastAsia"/>
          <w:bCs/>
          <w:color w:val="000000"/>
          <w:sz w:val="22"/>
        </w:rPr>
        <w:t>msg</w:t>
      </w:r>
      <w:proofErr w:type="spellEnd"/>
      <w:r w:rsidRPr="007101FD">
        <w:rPr>
          <w:rFonts w:ascii="Consolas" w:eastAsia="新細明體" w:hAnsi="Consolas" w:cs="Consolas" w:hint="eastAsia"/>
          <w:bCs/>
          <w:color w:val="000000"/>
          <w:sz w:val="22"/>
        </w:rPr>
        <w:t>": "</w:t>
      </w:r>
      <w:r w:rsidRPr="007101FD">
        <w:rPr>
          <w:rFonts w:ascii="Consolas" w:eastAsia="新細明體" w:hAnsi="Consolas" w:cs="Consolas" w:hint="eastAsia"/>
          <w:bCs/>
          <w:color w:val="000000"/>
          <w:sz w:val="22"/>
        </w:rPr>
        <w:t>未提供正面或側面擊球影片</w:t>
      </w:r>
      <w:r w:rsidRPr="007101FD">
        <w:rPr>
          <w:rFonts w:ascii="Consolas" w:eastAsia="新細明體" w:hAnsi="Consolas" w:cs="Consolas" w:hint="eastAsia"/>
          <w:bCs/>
          <w:color w:val="000000"/>
          <w:sz w:val="22"/>
        </w:rPr>
        <w:t>"</w:t>
      </w:r>
    </w:p>
    <w:p w14:paraId="6BF8333F" w14:textId="4D83A777" w:rsidR="00F31C21" w:rsidRPr="007101FD" w:rsidRDefault="007101FD" w:rsidP="007101FD">
      <w:pPr>
        <w:widowControl/>
        <w:rPr>
          <w:rFonts w:ascii="Consolas" w:eastAsia="新細明體" w:hAnsi="Consolas" w:cs="Consolas"/>
          <w:sz w:val="22"/>
        </w:rPr>
      </w:pPr>
      <w:r w:rsidRPr="007101FD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697A9D0A" w14:textId="637F26F9" w:rsidR="00F31C21" w:rsidRPr="007101FD" w:rsidRDefault="00F31C21" w:rsidP="007101FD">
      <w:pPr>
        <w:widowControl/>
        <w:rPr>
          <w:rFonts w:eastAsia="微軟正黑體" w:cs="Consolas" w:hint="eastAsia"/>
          <w:bCs/>
          <w:color w:val="000000"/>
          <w:szCs w:val="24"/>
        </w:rPr>
      </w:pPr>
    </w:p>
    <w:p w14:paraId="74F964E0" w14:textId="23876A8A" w:rsidR="00F31C21" w:rsidRPr="002454B9" w:rsidRDefault="002454B9" w:rsidP="002454B9">
      <w:pPr>
        <w:pStyle w:val="11"/>
        <w:numPr>
          <w:ilvl w:val="1"/>
          <w:numId w:val="3"/>
        </w:numPr>
        <w:rPr>
          <w:rFonts w:hint="eastAsia"/>
        </w:rPr>
      </w:pPr>
      <w:bookmarkStart w:id="23" w:name="_Toc193291153"/>
      <w:r>
        <w:rPr>
          <w:rFonts w:hint="eastAsia"/>
        </w:rPr>
        <w:t>回傳分析後影像</w:t>
      </w:r>
      <w:ins w:id="24" w:author="陳章仲 Chang Chung Chen" w:date="2025-03-19T15:14:00Z">
        <w:r w:rsidR="00F31C21">
          <w:rPr>
            <w:rFonts w:hint="eastAsia"/>
          </w:rPr>
          <w:t>(</w:t>
        </w:r>
      </w:ins>
      <w:r w:rsidR="00F31C21">
        <w:rPr>
          <w:rFonts w:hint="eastAsia"/>
        </w:rPr>
        <w:t>p</w:t>
      </w:r>
      <w:r w:rsidR="00F31C21">
        <w:t>ython</w:t>
      </w:r>
      <w:ins w:id="25" w:author="陳章仲 Chang Chung Chen" w:date="2025-03-19T15:14:00Z">
        <w:r w:rsidR="00F31C21">
          <w:rPr>
            <w:rFonts w:hint="eastAsia"/>
          </w:rPr>
          <w:t>)</w:t>
        </w:r>
      </w:ins>
      <w:bookmarkEnd w:id="23"/>
    </w:p>
    <w:p w14:paraId="2361A2BB" w14:textId="77777777" w:rsidR="002454B9" w:rsidRPr="006F6F59" w:rsidRDefault="002454B9" w:rsidP="002454B9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2454B9" w:rsidRPr="006F6F59" w14:paraId="69AA61DB" w14:textId="77777777" w:rsidTr="000E5C3D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CAA56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F8D3E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2454B9" w:rsidRPr="006F6F59" w14:paraId="14FB8296" w14:textId="77777777" w:rsidTr="000E5C3D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902B2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95555" w14:textId="5E68C8A0" w:rsidR="002454B9" w:rsidRPr="00F95044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38761D"/>
                <w:sz w:val="22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</w:t>
            </w:r>
            <w:r>
              <w:rPr>
                <w:rFonts w:ascii="Consolas" w:eastAsia="新細明體" w:hAnsi="Consolas" w:cs="Consolas"/>
                <w:color w:val="38761D"/>
                <w:sz w:val="22"/>
              </w:rPr>
              <w:t>1.216.149.161</w:t>
            </w:r>
            <w:r>
              <w:rPr>
                <w:rFonts w:ascii="Consolas" w:eastAsia="新細明體" w:hAnsi="Consolas" w:cs="Consolas" w:hint="eastAsia"/>
                <w:color w:val="38761D"/>
                <w:sz w:val="22"/>
              </w:rPr>
              <w:t>:</w:t>
            </w:r>
            <w:r>
              <w:rPr>
                <w:rFonts w:ascii="Consolas" w:eastAsia="新細明體" w:hAnsi="Consolas" w:cs="Consolas"/>
                <w:color w:val="38761D"/>
                <w:sz w:val="22"/>
              </w:rPr>
              <w:t>8080</w:t>
            </w:r>
            <w:r w:rsidRPr="007101FD">
              <w:rPr>
                <w:rFonts w:ascii="Consolas" w:eastAsia="新細明體" w:hAnsi="Consolas" w:cs="Consolas"/>
                <w:color w:val="38761D"/>
                <w:sz w:val="22"/>
              </w:rPr>
              <w:t>/</w:t>
            </w:r>
            <w:r w:rsidRPr="002454B9">
              <w:rPr>
                <w:rFonts w:ascii="Consolas" w:eastAsia="新細明體" w:hAnsi="Consolas" w:cs="Consolas"/>
                <w:color w:val="38761D"/>
                <w:sz w:val="22"/>
              </w:rPr>
              <w:t>analyz_data</w:t>
            </w:r>
          </w:p>
        </w:tc>
      </w:tr>
    </w:tbl>
    <w:p w14:paraId="0FCD6CC4" w14:textId="77777777" w:rsidR="002454B9" w:rsidRDefault="002454B9" w:rsidP="002454B9"/>
    <w:p w14:paraId="56D25E7D" w14:textId="77777777" w:rsidR="002454B9" w:rsidRPr="006F6F59" w:rsidRDefault="002454B9" w:rsidP="002454B9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2741"/>
        <w:gridCol w:w="1174"/>
        <w:gridCol w:w="3715"/>
      </w:tblGrid>
      <w:tr w:rsidR="002454B9" w:rsidRPr="006F6F59" w14:paraId="0463B95B" w14:textId="77777777" w:rsidTr="000E5C3D">
        <w:trPr>
          <w:trHeight w:val="12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FBF98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6106C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0CFC9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13000F9D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2454B9" w:rsidRPr="006F6F59" w14:paraId="03F1C2AA" w14:textId="77777777" w:rsidTr="000E5C3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77D5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DA74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color w:val="000000"/>
                <w:sz w:val="22"/>
              </w:rPr>
              <w:t>shotVideo_id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7732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A37D" w14:textId="77777777" w:rsidR="002454B9" w:rsidRPr="006F6F59" w:rsidRDefault="002454B9" w:rsidP="000E5C3D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/>
                <w:color w:val="000000"/>
                <w:sz w:val="22"/>
              </w:rPr>
              <w:t>Video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的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i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d</w:t>
            </w:r>
          </w:p>
        </w:tc>
      </w:tr>
      <w:tr w:rsidR="002454B9" w:rsidRPr="006F6F59" w14:paraId="64DCE1FD" w14:textId="77777777" w:rsidTr="000E5C3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59579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391E" w14:textId="7DD47736" w:rsidR="002454B9" w:rsidRPr="006F6F59" w:rsidRDefault="00D36920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proofErr w:type="spellStart"/>
            <w:r w:rsidRPr="00D36920">
              <w:rPr>
                <w:rFonts w:ascii="Consolas" w:eastAsia="新細明體" w:hAnsi="Consolas" w:cs="Consolas"/>
                <w:color w:val="000000"/>
                <w:sz w:val="22"/>
              </w:rPr>
              <w:t>id_analyzeVideo_front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1EFA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0FFA9" w14:textId="611F6B8D" w:rsidR="002454B9" w:rsidRPr="00382C67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分析後正面影像</w:t>
            </w:r>
            <w:r w:rsidR="00D36920"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i</w:t>
            </w:r>
            <w:r w:rsidR="00D36920">
              <w:rPr>
                <w:rFonts w:ascii="Consolas" w:eastAsia="新細明體" w:hAnsi="Consolas" w:cs="Consolas"/>
                <w:color w:val="000000" w:themeColor="text1"/>
                <w:sz w:val="22"/>
              </w:rPr>
              <w:t>d</w:t>
            </w:r>
          </w:p>
        </w:tc>
      </w:tr>
      <w:tr w:rsidR="002454B9" w:rsidRPr="006F6F59" w14:paraId="3228BD61" w14:textId="77777777" w:rsidTr="000E5C3D">
        <w:trPr>
          <w:trHeight w:val="56"/>
        </w:trPr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A0D2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6012" w14:textId="6B38387C" w:rsidR="002454B9" w:rsidRPr="00DF5282" w:rsidRDefault="00D36920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 w:rsidRPr="00D36920">
              <w:rPr>
                <w:rFonts w:ascii="Consolas" w:eastAsia="新細明體" w:hAnsi="Consolas" w:cs="Consolas"/>
                <w:color w:val="000000"/>
                <w:sz w:val="22"/>
              </w:rPr>
              <w:t>id_analyzeVideo_side</w:t>
            </w:r>
            <w:proofErr w:type="spellEnd"/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6CD4" w14:textId="77777777" w:rsidR="002454B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9D623" w14:textId="3AF24D48" w:rsidR="002454B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分析後側面影像</w:t>
            </w:r>
            <w:r w:rsidR="00D36920"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i</w:t>
            </w:r>
            <w:r w:rsidR="00D36920">
              <w:rPr>
                <w:rFonts w:ascii="Consolas" w:eastAsia="新細明體" w:hAnsi="Consolas" w:cs="Consolas"/>
                <w:color w:val="000000" w:themeColor="text1"/>
                <w:sz w:val="22"/>
              </w:rPr>
              <w:t>d</w:t>
            </w:r>
          </w:p>
        </w:tc>
      </w:tr>
      <w:tr w:rsidR="002454B9" w:rsidRPr="006F6F59" w14:paraId="6379183E" w14:textId="77777777" w:rsidTr="000E5C3D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02B6" w14:textId="77777777" w:rsidR="002454B9" w:rsidRPr="006F6F59" w:rsidRDefault="002454B9" w:rsidP="000E5C3D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7BD2DD1A" w14:textId="77777777" w:rsidR="002454B9" w:rsidRPr="006F6F59" w:rsidRDefault="002454B9" w:rsidP="000E5C3D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37A3EEA5" w14:textId="77777777" w:rsidR="002454B9" w:rsidRPr="006F6F59" w:rsidRDefault="002454B9" w:rsidP="002454B9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27070DE7" w14:textId="77777777" w:rsidR="002454B9" w:rsidRPr="006F6F59" w:rsidRDefault="002454B9" w:rsidP="002454B9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2454B9" w:rsidRPr="006F6F59" w14:paraId="11ECA2E5" w14:textId="77777777" w:rsidTr="000E5C3D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D2837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2454B9" w:rsidRPr="006F6F59" w14:paraId="1B910847" w14:textId="77777777" w:rsidTr="000E5C3D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1E7A9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25F74304" w14:textId="77777777" w:rsidR="002454B9" w:rsidRPr="006F6F59" w:rsidRDefault="002454B9" w:rsidP="002454B9">
      <w:pPr>
        <w:widowControl/>
        <w:spacing w:after="240"/>
        <w:rPr>
          <w:rFonts w:ascii="新細明體" w:eastAsia="新細明體" w:hAnsi="新細明體" w:cs="新細明體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580"/>
        <w:gridCol w:w="3927"/>
      </w:tblGrid>
      <w:tr w:rsidR="002454B9" w:rsidRPr="006F6F59" w14:paraId="682DC97A" w14:textId="77777777" w:rsidTr="000E5C3D"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2C546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6D995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4360A16" w14:textId="77777777" w:rsidR="002454B9" w:rsidRPr="006F6F59" w:rsidRDefault="002454B9" w:rsidP="000E5C3D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2454B9" w:rsidRPr="006F6F59" w14:paraId="080DA8B7" w14:textId="77777777" w:rsidTr="000E5C3D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74535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7101FD">
              <w:rPr>
                <w:rFonts w:ascii="Consolas" w:eastAsia="新細明體" w:hAnsi="Consolas" w:cs="Consolas"/>
                <w:b/>
                <w:sz w:val="22"/>
              </w:rPr>
              <w:t>status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6CDB5" w14:textId="77777777" w:rsidR="002454B9" w:rsidRPr="006F6F5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E6F39" w14:textId="77777777" w:rsidR="002454B9" w:rsidRPr="006F6F59" w:rsidRDefault="002454B9" w:rsidP="000E5C3D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狀態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, success 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或</w:t>
            </w: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 fail</w:t>
            </w:r>
          </w:p>
        </w:tc>
      </w:tr>
      <w:tr w:rsidR="002454B9" w:rsidRPr="006F6F59" w14:paraId="6F79E8EE" w14:textId="77777777" w:rsidTr="000E5C3D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2124" w14:textId="77777777" w:rsidR="002454B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7101FD">
              <w:rPr>
                <w:rFonts w:ascii="Consolas" w:eastAsia="新細明體" w:hAnsi="Consolas" w:cs="Consolas"/>
                <w:b/>
                <w:sz w:val="22"/>
              </w:rPr>
              <w:t>msg</w:t>
            </w:r>
            <w:proofErr w:type="spellEnd"/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1F72" w14:textId="77777777" w:rsidR="002454B9" w:rsidRDefault="002454B9" w:rsidP="000E5C3D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52931" w14:textId="77777777" w:rsidR="002454B9" w:rsidRDefault="002454B9" w:rsidP="000E5C3D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101FD">
              <w:rPr>
                <w:rFonts w:ascii="Consolas" w:eastAsia="新細明體" w:hAnsi="Consolas" w:cs="Consolas" w:hint="eastAsia"/>
                <w:color w:val="000000"/>
                <w:sz w:val="22"/>
              </w:rPr>
              <w:t>訊息</w:t>
            </w:r>
          </w:p>
        </w:tc>
      </w:tr>
    </w:tbl>
    <w:p w14:paraId="32E9F224" w14:textId="77777777" w:rsidR="002454B9" w:rsidRPr="006F6F59" w:rsidRDefault="002454B9" w:rsidP="002454B9">
      <w:pPr>
        <w:widowControl/>
        <w:spacing w:after="240" w:line="160" w:lineRule="exact"/>
        <w:rPr>
          <w:rFonts w:ascii="Consolas" w:eastAsia="新細明體" w:hAnsi="Consolas" w:cs="Consolas"/>
          <w:bCs/>
          <w:color w:val="000000"/>
          <w:sz w:val="22"/>
        </w:rPr>
      </w:pPr>
    </w:p>
    <w:p w14:paraId="53FB21DF" w14:textId="77777777" w:rsidR="002454B9" w:rsidRPr="007C4EDE" w:rsidRDefault="002454B9" w:rsidP="002454B9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回傳成功則範例如下：</w:t>
      </w:r>
    </w:p>
    <w:p w14:paraId="644F5D33" w14:textId="77777777" w:rsidR="002454B9" w:rsidRPr="006F6F59" w:rsidRDefault="002454B9" w:rsidP="002454B9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298F3D16" w14:textId="77777777" w:rsidR="00ED0553" w:rsidRPr="00ED0553" w:rsidRDefault="00ED0553" w:rsidP="00ED0553">
      <w:pPr>
        <w:widowControl/>
        <w:rPr>
          <w:rFonts w:ascii="Consolas" w:eastAsia="新細明體" w:hAnsi="Consolas" w:cs="Consolas"/>
          <w:sz w:val="22"/>
        </w:rPr>
      </w:pPr>
      <w:r w:rsidRPr="00ED0553">
        <w:rPr>
          <w:rFonts w:ascii="Consolas" w:eastAsia="新細明體" w:hAnsi="Consolas" w:cs="Consolas"/>
          <w:sz w:val="22"/>
        </w:rPr>
        <w:t>{</w:t>
      </w:r>
    </w:p>
    <w:p w14:paraId="77274277" w14:textId="77777777" w:rsidR="00ED0553" w:rsidRPr="00ED0553" w:rsidRDefault="00ED0553" w:rsidP="00ED0553">
      <w:pPr>
        <w:widowControl/>
        <w:rPr>
          <w:rFonts w:ascii="Consolas" w:eastAsia="新細明體" w:hAnsi="Consolas" w:cs="Consolas"/>
          <w:sz w:val="22"/>
        </w:rPr>
      </w:pPr>
      <w:r w:rsidRPr="00ED0553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ED0553">
        <w:rPr>
          <w:rFonts w:ascii="Consolas" w:eastAsia="新細明體" w:hAnsi="Consolas" w:cs="Consolas"/>
          <w:sz w:val="22"/>
        </w:rPr>
        <w:t>status</w:t>
      </w:r>
      <w:proofErr w:type="gramEnd"/>
      <w:r w:rsidRPr="00ED0553">
        <w:rPr>
          <w:rFonts w:ascii="Consolas" w:eastAsia="新細明體" w:hAnsi="Consolas" w:cs="Consolas"/>
          <w:sz w:val="22"/>
        </w:rPr>
        <w:t>": "success",</w:t>
      </w:r>
    </w:p>
    <w:p w14:paraId="382DC864" w14:textId="77777777" w:rsidR="00ED0553" w:rsidRPr="00ED0553" w:rsidRDefault="00ED0553" w:rsidP="00ED0553">
      <w:pPr>
        <w:widowControl/>
        <w:rPr>
          <w:rFonts w:ascii="Consolas" w:eastAsia="新細明體" w:hAnsi="Consolas" w:cs="Consolas"/>
          <w:sz w:val="22"/>
        </w:rPr>
      </w:pPr>
      <w:r w:rsidRPr="00ED0553">
        <w:rPr>
          <w:rFonts w:ascii="Consolas" w:eastAsia="新細明體" w:hAnsi="Consolas" w:cs="Consolas"/>
          <w:sz w:val="22"/>
        </w:rPr>
        <w:t xml:space="preserve">    "</w:t>
      </w:r>
      <w:proofErr w:type="spellStart"/>
      <w:proofErr w:type="gramStart"/>
      <w:r w:rsidRPr="00ED0553">
        <w:rPr>
          <w:rFonts w:ascii="Consolas" w:eastAsia="新細明體" w:hAnsi="Consolas" w:cs="Consolas"/>
          <w:sz w:val="22"/>
        </w:rPr>
        <w:t>msg</w:t>
      </w:r>
      <w:proofErr w:type="spellEnd"/>
      <w:proofErr w:type="gramEnd"/>
      <w:r w:rsidRPr="00ED0553">
        <w:rPr>
          <w:rFonts w:ascii="Consolas" w:eastAsia="新細明體" w:hAnsi="Consolas" w:cs="Consolas"/>
          <w:sz w:val="22"/>
        </w:rPr>
        <w:t>": "got analyze both video ID"</w:t>
      </w:r>
    </w:p>
    <w:p w14:paraId="0CD0CACA" w14:textId="35439347" w:rsidR="00ED0553" w:rsidRDefault="00ED0553" w:rsidP="00ED0553">
      <w:pPr>
        <w:widowControl/>
        <w:rPr>
          <w:rFonts w:ascii="Consolas" w:eastAsia="新細明體" w:hAnsi="Consolas" w:cs="Consolas"/>
          <w:sz w:val="22"/>
        </w:rPr>
      </w:pPr>
      <w:r w:rsidRPr="00ED0553">
        <w:rPr>
          <w:rFonts w:ascii="Consolas" w:eastAsia="新細明體" w:hAnsi="Consolas" w:cs="Consolas"/>
          <w:sz w:val="22"/>
        </w:rPr>
        <w:t>}</w:t>
      </w:r>
    </w:p>
    <w:p w14:paraId="75808733" w14:textId="5ECBABA7" w:rsidR="000D5109" w:rsidRPr="007C4EDE" w:rsidRDefault="000D5109" w:rsidP="000D5109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回傳</w:t>
      </w:r>
      <w:r>
        <w:rPr>
          <w:rFonts w:ascii="Consolas" w:eastAsia="新細明體" w:hAnsi="Consolas" w:cs="Consolas" w:hint="eastAsia"/>
          <w:bCs/>
          <w:color w:val="000000"/>
          <w:sz w:val="22"/>
        </w:rPr>
        <w:t>部份</w:t>
      </w: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成功則範例如下：</w:t>
      </w:r>
    </w:p>
    <w:p w14:paraId="034A1015" w14:textId="77777777" w:rsidR="009D5C94" w:rsidRPr="009D5C94" w:rsidRDefault="009D5C94" w:rsidP="009D5C94">
      <w:pPr>
        <w:widowControl/>
        <w:rPr>
          <w:rFonts w:ascii="Consolas" w:eastAsia="新細明體" w:hAnsi="Consolas" w:cs="Consolas"/>
          <w:sz w:val="22"/>
        </w:rPr>
      </w:pPr>
      <w:r w:rsidRPr="009D5C94">
        <w:rPr>
          <w:rFonts w:ascii="Consolas" w:eastAsia="新細明體" w:hAnsi="Consolas" w:cs="Consolas"/>
          <w:sz w:val="22"/>
        </w:rPr>
        <w:t>{</w:t>
      </w:r>
    </w:p>
    <w:p w14:paraId="4B57A270" w14:textId="77777777" w:rsidR="009D5C94" w:rsidRPr="009D5C94" w:rsidRDefault="009D5C94" w:rsidP="009D5C94">
      <w:pPr>
        <w:widowControl/>
        <w:rPr>
          <w:rFonts w:ascii="Consolas" w:eastAsia="新細明體" w:hAnsi="Consolas" w:cs="Consolas"/>
          <w:sz w:val="22"/>
        </w:rPr>
      </w:pPr>
      <w:r w:rsidRPr="009D5C94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D5C94">
        <w:rPr>
          <w:rFonts w:ascii="Consolas" w:eastAsia="新細明體" w:hAnsi="Consolas" w:cs="Consolas"/>
          <w:sz w:val="22"/>
        </w:rPr>
        <w:t>status</w:t>
      </w:r>
      <w:proofErr w:type="gramEnd"/>
      <w:r w:rsidRPr="009D5C94">
        <w:rPr>
          <w:rFonts w:ascii="Consolas" w:eastAsia="新細明體" w:hAnsi="Consolas" w:cs="Consolas"/>
          <w:sz w:val="22"/>
        </w:rPr>
        <w:t>": "success",</w:t>
      </w:r>
    </w:p>
    <w:p w14:paraId="7BFF6DFD" w14:textId="77777777" w:rsidR="009D5C94" w:rsidRPr="009D5C94" w:rsidRDefault="009D5C94" w:rsidP="009D5C94">
      <w:pPr>
        <w:widowControl/>
        <w:rPr>
          <w:rFonts w:ascii="Consolas" w:eastAsia="新細明體" w:hAnsi="Consolas" w:cs="Consolas"/>
          <w:sz w:val="22"/>
        </w:rPr>
      </w:pPr>
      <w:r w:rsidRPr="009D5C94">
        <w:rPr>
          <w:rFonts w:ascii="Consolas" w:eastAsia="新細明體" w:hAnsi="Consolas" w:cs="Consolas"/>
          <w:sz w:val="22"/>
        </w:rPr>
        <w:t xml:space="preserve">    "</w:t>
      </w:r>
      <w:proofErr w:type="spellStart"/>
      <w:proofErr w:type="gramStart"/>
      <w:r w:rsidRPr="009D5C94">
        <w:rPr>
          <w:rFonts w:ascii="Consolas" w:eastAsia="新細明體" w:hAnsi="Consolas" w:cs="Consolas"/>
          <w:sz w:val="22"/>
        </w:rPr>
        <w:t>msg</w:t>
      </w:r>
      <w:proofErr w:type="spellEnd"/>
      <w:proofErr w:type="gramEnd"/>
      <w:r w:rsidRPr="009D5C94">
        <w:rPr>
          <w:rFonts w:ascii="Consolas" w:eastAsia="新細明體" w:hAnsi="Consolas" w:cs="Consolas"/>
          <w:sz w:val="22"/>
        </w:rPr>
        <w:t>": "got analyze side video ID"</w:t>
      </w:r>
    </w:p>
    <w:p w14:paraId="7C75E946" w14:textId="112B88CF" w:rsidR="000D5109" w:rsidRPr="009D5C94" w:rsidRDefault="009D5C94" w:rsidP="009D5C94">
      <w:pPr>
        <w:widowControl/>
        <w:rPr>
          <w:rFonts w:ascii="Consolas" w:eastAsia="新細明體" w:hAnsi="Consolas" w:cs="Consolas"/>
          <w:sz w:val="22"/>
        </w:rPr>
      </w:pPr>
      <w:r w:rsidRPr="009D5C94">
        <w:rPr>
          <w:rFonts w:ascii="Consolas" w:eastAsia="新細明體" w:hAnsi="Consolas" w:cs="Consolas"/>
          <w:sz w:val="22"/>
        </w:rPr>
        <w:t>}</w:t>
      </w:r>
    </w:p>
    <w:p w14:paraId="451168AD" w14:textId="310AF7CA" w:rsidR="002454B9" w:rsidRPr="007C4EDE" w:rsidRDefault="002454B9" w:rsidP="00ED0553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查詢失敗則回傳結果範例如下：</w:t>
      </w:r>
    </w:p>
    <w:p w14:paraId="27540D7E" w14:textId="77777777" w:rsidR="009D5C94" w:rsidRPr="009D5C94" w:rsidRDefault="009D5C94" w:rsidP="009D5C9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9D5C94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5E965969" w14:textId="77777777" w:rsidR="009D5C94" w:rsidRPr="009D5C94" w:rsidRDefault="009D5C94" w:rsidP="009D5C9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9D5C94">
        <w:rPr>
          <w:rFonts w:ascii="Consolas" w:eastAsia="新細明體" w:hAnsi="Consolas" w:cs="Consolas"/>
          <w:bCs/>
          <w:color w:val="000000"/>
          <w:sz w:val="22"/>
        </w:rPr>
        <w:t xml:space="preserve">    "</w:t>
      </w:r>
      <w:proofErr w:type="gramStart"/>
      <w:r w:rsidRPr="009D5C94">
        <w:rPr>
          <w:rFonts w:ascii="Consolas" w:eastAsia="新細明體" w:hAnsi="Consolas" w:cs="Consolas"/>
          <w:bCs/>
          <w:color w:val="000000"/>
          <w:sz w:val="22"/>
        </w:rPr>
        <w:t>status</w:t>
      </w:r>
      <w:proofErr w:type="gramEnd"/>
      <w:r w:rsidRPr="009D5C94">
        <w:rPr>
          <w:rFonts w:ascii="Consolas" w:eastAsia="新細明體" w:hAnsi="Consolas" w:cs="Consolas"/>
          <w:bCs/>
          <w:color w:val="000000"/>
          <w:sz w:val="22"/>
        </w:rPr>
        <w:t>": "fail",</w:t>
      </w:r>
    </w:p>
    <w:p w14:paraId="48F10BA7" w14:textId="77777777" w:rsidR="009D5C94" w:rsidRPr="009D5C94" w:rsidRDefault="009D5C94" w:rsidP="009D5C94">
      <w:pPr>
        <w:pStyle w:val="af2"/>
        <w:widowControl/>
        <w:rPr>
          <w:rFonts w:ascii="Consolas" w:eastAsia="新細明體" w:hAnsi="Consolas" w:cs="Consolas" w:hint="eastAsia"/>
          <w:bCs/>
          <w:color w:val="000000"/>
          <w:sz w:val="22"/>
        </w:rPr>
      </w:pPr>
      <w:r w:rsidRPr="009D5C94">
        <w:rPr>
          <w:rFonts w:ascii="Consolas" w:eastAsia="新細明體" w:hAnsi="Consolas" w:cs="Consolas" w:hint="eastAsia"/>
          <w:bCs/>
          <w:color w:val="000000"/>
          <w:sz w:val="22"/>
        </w:rPr>
        <w:t xml:space="preserve">    "</w:t>
      </w:r>
      <w:proofErr w:type="spellStart"/>
      <w:r w:rsidRPr="009D5C94">
        <w:rPr>
          <w:rFonts w:ascii="Consolas" w:eastAsia="新細明體" w:hAnsi="Consolas" w:cs="Consolas" w:hint="eastAsia"/>
          <w:bCs/>
          <w:color w:val="000000"/>
          <w:sz w:val="22"/>
        </w:rPr>
        <w:t>msg</w:t>
      </w:r>
      <w:proofErr w:type="spellEnd"/>
      <w:r w:rsidRPr="009D5C94">
        <w:rPr>
          <w:rFonts w:ascii="Consolas" w:eastAsia="新細明體" w:hAnsi="Consolas" w:cs="Consolas" w:hint="eastAsia"/>
          <w:bCs/>
          <w:color w:val="000000"/>
          <w:sz w:val="22"/>
        </w:rPr>
        <w:t>": "</w:t>
      </w:r>
      <w:r w:rsidRPr="009D5C94">
        <w:rPr>
          <w:rFonts w:ascii="Consolas" w:eastAsia="新細明體" w:hAnsi="Consolas" w:cs="Consolas" w:hint="eastAsia"/>
          <w:bCs/>
          <w:color w:val="000000"/>
          <w:sz w:val="22"/>
        </w:rPr>
        <w:t>未提供分析影片</w:t>
      </w:r>
      <w:r w:rsidRPr="009D5C94">
        <w:rPr>
          <w:rFonts w:ascii="Consolas" w:eastAsia="新細明體" w:hAnsi="Consolas" w:cs="Consolas" w:hint="eastAsia"/>
          <w:bCs/>
          <w:color w:val="000000"/>
          <w:sz w:val="22"/>
        </w:rPr>
        <w:t xml:space="preserve"> ID"</w:t>
      </w:r>
    </w:p>
    <w:p w14:paraId="48B7597C" w14:textId="7DA96A1A" w:rsidR="00F31C21" w:rsidRDefault="009D5C94" w:rsidP="009D5C9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9D5C94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67586D31" w14:textId="77777777" w:rsidR="00151769" w:rsidRPr="00155E09" w:rsidRDefault="00151769" w:rsidP="009D5C9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p w14:paraId="4C54DF99" w14:textId="63E426D9" w:rsidR="00AF1277" w:rsidRPr="00155E09" w:rsidRDefault="00AF1277" w:rsidP="00AF1277">
      <w:pPr>
        <w:pStyle w:val="11"/>
        <w:numPr>
          <w:ilvl w:val="1"/>
          <w:numId w:val="3"/>
        </w:numPr>
      </w:pPr>
      <w:bookmarkStart w:id="26" w:name="_Toc193291154"/>
      <w:r>
        <w:rPr>
          <w:rFonts w:hint="eastAsia"/>
        </w:rPr>
        <w:t>球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選擇</w:t>
      </w:r>
      <w:bookmarkEnd w:id="26"/>
    </w:p>
    <w:p w14:paraId="5D10A8C4" w14:textId="77777777" w:rsidR="0098279C" w:rsidRPr="006F6F59" w:rsidRDefault="0098279C" w:rsidP="0098279C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7337"/>
      </w:tblGrid>
      <w:tr w:rsidR="0098279C" w:rsidRPr="006F6F59" w14:paraId="48FD1F35" w14:textId="77777777" w:rsidTr="0098279C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75053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17A48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98279C" w:rsidRPr="006F6F59" w14:paraId="1CB4FAFF" w14:textId="77777777" w:rsidTr="0098279C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30241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A54D3" w14:textId="4B44886E" w:rsidR="0098279C" w:rsidRPr="00F95044" w:rsidRDefault="00F95044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38761D"/>
                <w:sz w:val="22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 w:rsidR="0098279C" w:rsidRPr="006F6F59">
              <w:rPr>
                <w:rFonts w:ascii="Consolas" w:eastAsia="新細明體" w:hAnsi="Consolas" w:cs="Consolas" w:hint="eastAsia"/>
                <w:color w:val="38761D"/>
                <w:sz w:val="22"/>
              </w:rPr>
              <w:t>/</w:t>
            </w:r>
            <w:r w:rsidR="0098279C" w:rsidRPr="00DF5282">
              <w:rPr>
                <w:rFonts w:ascii="Consolas" w:eastAsia="新細明體" w:hAnsi="Consolas" w:cs="Consolas"/>
                <w:color w:val="38761D"/>
                <w:sz w:val="22"/>
              </w:rPr>
              <w:t>coursestrategy</w:t>
            </w:r>
            <w:r w:rsidR="0098279C" w:rsidRPr="009D14B2">
              <w:rPr>
                <w:rFonts w:ascii="Consolas" w:eastAsia="新細明體" w:hAnsi="Consolas" w:cs="Consolas"/>
                <w:color w:val="38761D"/>
                <w:sz w:val="22"/>
              </w:rPr>
              <w:t>.jsp</w:t>
            </w:r>
          </w:p>
        </w:tc>
      </w:tr>
    </w:tbl>
    <w:p w14:paraId="660DC208" w14:textId="77777777" w:rsidR="0098279C" w:rsidRDefault="0098279C" w:rsidP="0098279C"/>
    <w:p w14:paraId="38D98BFE" w14:textId="77777777" w:rsidR="0098279C" w:rsidRPr="006F6F59" w:rsidRDefault="0098279C" w:rsidP="0098279C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1773"/>
        <w:gridCol w:w="1257"/>
        <w:gridCol w:w="4543"/>
      </w:tblGrid>
      <w:tr w:rsidR="0098279C" w:rsidRPr="006F6F59" w14:paraId="1E800306" w14:textId="77777777" w:rsidTr="0098279C">
        <w:trPr>
          <w:trHeight w:val="12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C5602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C502F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D0386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E7D0D9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98279C" w:rsidRPr="006F6F59" w14:paraId="6EA061A7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0BFA4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D4D7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>
              <w:rPr>
                <w:rFonts w:ascii="Consolas" w:eastAsia="新細明體" w:hAnsi="Consolas" w:cs="Consolas"/>
                <w:color w:val="000000"/>
                <w:sz w:val="22"/>
              </w:rPr>
              <w:t>course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602EA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A976F" w14:textId="77777777" w:rsidR="0098279C" w:rsidRPr="006F6F59" w:rsidRDefault="0098279C" w:rsidP="0098279C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球場代號</w:t>
            </w:r>
          </w:p>
        </w:tc>
      </w:tr>
      <w:tr w:rsidR="0098279C" w:rsidRPr="006F6F59" w14:paraId="0EE0B633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F25D4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E7B2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proofErr w:type="spellStart"/>
            <w:r w:rsidRPr="00DF5282">
              <w:rPr>
                <w:rFonts w:ascii="Consolas" w:eastAsia="新細明體" w:hAnsi="Consolas" w:cs="Consolas"/>
                <w:color w:val="000000"/>
                <w:sz w:val="22"/>
              </w:rPr>
              <w:t>holeNumber</w:t>
            </w:r>
            <w:proofErr w:type="spell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5B8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F96D" w14:textId="77777777" w:rsidR="0098279C" w:rsidRPr="00382C67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第幾球洞</w:t>
            </w:r>
          </w:p>
        </w:tc>
      </w:tr>
      <w:tr w:rsidR="0098279C" w:rsidRPr="006F6F59" w14:paraId="56E26184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6FB5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C60E6" w14:textId="77777777" w:rsidR="0098279C" w:rsidRPr="00DF5282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/>
                <w:color w:val="000000"/>
                <w:sz w:val="22"/>
              </w:rPr>
              <w:t>player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31D7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B0097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球員暱稱</w:t>
            </w:r>
          </w:p>
        </w:tc>
      </w:tr>
      <w:tr w:rsidR="0098279C" w:rsidRPr="006F6F59" w14:paraId="2FE6733B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FBCA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515F" w14:textId="77777777" w:rsidR="0098279C" w:rsidRPr="00DF5282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t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ee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16CF3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D6C09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開球位置</w:t>
            </w: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(0</w:t>
            </w:r>
            <w:r>
              <w:rPr>
                <w:rFonts w:ascii="Consolas" w:eastAsia="新細明體" w:hAnsi="Consolas" w:cs="Consolas"/>
                <w:color w:val="000000" w:themeColor="text1"/>
                <w:sz w:val="22"/>
              </w:rPr>
              <w:t xml:space="preserve"> female 1 male</w:t>
            </w:r>
            <w:r>
              <w:rPr>
                <w:rFonts w:ascii="Consolas" w:eastAsia="新細明體" w:hAnsi="Consolas" w:cs="Consolas" w:hint="eastAsia"/>
                <w:color w:val="000000" w:themeColor="text1"/>
                <w:sz w:val="22"/>
              </w:rPr>
              <w:t>)</w:t>
            </w:r>
          </w:p>
        </w:tc>
      </w:tr>
      <w:tr w:rsidR="0098279C" w:rsidRPr="006F6F59" w14:paraId="1E49C1C8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6FB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35D8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c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lubs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824C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78DD9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 w:themeColor="text1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使用者持有球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種類</w:t>
            </w:r>
          </w:p>
        </w:tc>
      </w:tr>
      <w:tr w:rsidR="0098279C" w:rsidRPr="006F6F59" w14:paraId="2AAE0DCE" w14:textId="77777777" w:rsidTr="0098279C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EA8E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0E81F559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725473B2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2CE76807" w14:textId="77777777" w:rsidR="0098279C" w:rsidRPr="006F6F59" w:rsidRDefault="0098279C" w:rsidP="0098279C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98279C" w:rsidRPr="006F6F59" w14:paraId="3148F153" w14:textId="77777777" w:rsidTr="0098279C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B1D4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98279C" w:rsidRPr="006F6F59" w14:paraId="0FAF9CD8" w14:textId="77777777" w:rsidTr="0098279C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ED8CA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5F20CDAE" w14:textId="77777777" w:rsidR="0098279C" w:rsidRPr="006F6F59" w:rsidRDefault="0098279C" w:rsidP="0098279C">
      <w:pPr>
        <w:widowControl/>
        <w:spacing w:after="240"/>
        <w:rPr>
          <w:rFonts w:ascii="新細明體" w:eastAsia="新細明體" w:hAnsi="新細明體" w:cs="新細明體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580"/>
        <w:gridCol w:w="3927"/>
      </w:tblGrid>
      <w:tr w:rsidR="0098279C" w:rsidRPr="006F6F59" w14:paraId="4DAC6AC2" w14:textId="77777777" w:rsidTr="0098279C"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F636E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636E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6145CBE8" w14:textId="77777777" w:rsidR="0098279C" w:rsidRPr="006F6F59" w:rsidRDefault="0098279C" w:rsidP="0098279C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98279C" w:rsidRPr="006F6F59" w14:paraId="353CEB2A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86865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/>
                <w:b/>
                <w:sz w:val="22"/>
              </w:rPr>
              <w:t>strategy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9D551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94A1D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策略使用的球</w:t>
            </w:r>
            <w:proofErr w:type="gramStart"/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種類</w:t>
            </w:r>
          </w:p>
        </w:tc>
      </w:tr>
      <w:tr w:rsidR="0098279C" w:rsidRPr="006F6F59" w14:paraId="28D8BBFF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7FA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code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EC62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i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nt</w:t>
            </w:r>
            <w:proofErr w:type="spellEnd"/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55207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成功</w:t>
            </w: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(</w:t>
            </w:r>
            <w:r w:rsidRPr="00C230E6">
              <w:rPr>
                <w:rFonts w:ascii="Consolas" w:eastAsia="新細明體" w:hAnsi="Consolas" w:cs="Consolas"/>
                <w:color w:val="000000"/>
                <w:sz w:val="22"/>
              </w:rPr>
              <w:t>0</w:t>
            </w: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)</w:t>
            </w: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與否</w:t>
            </w:r>
            <w:r w:rsidRPr="00C230E6">
              <w:rPr>
                <w:rFonts w:ascii="Consolas" w:eastAsia="新細明體" w:hAnsi="Consolas" w:cs="Consolas" w:hint="eastAsia"/>
                <w:color w:val="000000"/>
                <w:sz w:val="22"/>
              </w:rPr>
              <w:t>(</w:t>
            </w:r>
            <w:r w:rsidRPr="00C230E6">
              <w:rPr>
                <w:rFonts w:ascii="Consolas" w:eastAsia="新細明體" w:hAnsi="Consolas" w:cs="Consolas"/>
                <w:color w:val="000000"/>
                <w:sz w:val="22"/>
              </w:rPr>
              <w:t>-1)</w:t>
            </w:r>
          </w:p>
        </w:tc>
      </w:tr>
      <w:tr w:rsidR="0098279C" w:rsidRPr="006F6F59" w14:paraId="18D622E7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0FD3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/>
                <w:b/>
                <w:sz w:val="22"/>
              </w:rPr>
              <w:t>Standard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F80E0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FCCF1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是否有個人數據</w:t>
            </w:r>
          </w:p>
        </w:tc>
      </w:tr>
      <w:tr w:rsidR="007C4EDE" w:rsidRPr="006F6F59" w14:paraId="38B6AB71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2135" w14:textId="40BD4D91" w:rsid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7C4EDE">
              <w:rPr>
                <w:rFonts w:ascii="Consolas" w:eastAsia="新細明體" w:hAnsi="Consolas" w:cs="Consolas"/>
                <w:b/>
                <w:sz w:val="22"/>
              </w:rPr>
              <w:t>par</w:t>
            </w:r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AE3F" w14:textId="22382498" w:rsid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15F02" w14:textId="405FB3F0" w:rsidR="007C4EDE" w:rsidRDefault="007C4EDE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C4EDE">
              <w:rPr>
                <w:rFonts w:ascii="Consolas" w:eastAsia="新細明體" w:hAnsi="Consolas" w:cs="Consolas" w:hint="eastAsia"/>
                <w:color w:val="000000"/>
                <w:sz w:val="22"/>
              </w:rPr>
              <w:t>洞的</w:t>
            </w:r>
            <w:proofErr w:type="gramStart"/>
            <w:r w:rsidRPr="007C4EDE">
              <w:rPr>
                <w:rFonts w:ascii="Consolas" w:eastAsia="新細明體" w:hAnsi="Consolas" w:cs="Consolas" w:hint="eastAsia"/>
                <w:color w:val="000000"/>
                <w:sz w:val="22"/>
              </w:rPr>
              <w:t>標準杆數</w:t>
            </w:r>
            <w:proofErr w:type="gramEnd"/>
          </w:p>
        </w:tc>
      </w:tr>
      <w:tr w:rsidR="007C4EDE" w:rsidRPr="006F6F59" w14:paraId="7C5D57BD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B75D" w14:textId="23C20D6B" w:rsid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7C4EDE">
              <w:rPr>
                <w:rFonts w:ascii="Consolas" w:eastAsia="新細明體" w:hAnsi="Consolas" w:cs="Consolas"/>
                <w:b/>
                <w:sz w:val="22"/>
              </w:rPr>
              <w:t>courseName</w:t>
            </w:r>
            <w:proofErr w:type="spellEnd"/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5855" w14:textId="1E7120EB" w:rsid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37DC9" w14:textId="45D40C5A" w:rsidR="007C4EDE" w:rsidRDefault="007C4EDE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7C4EDE">
              <w:rPr>
                <w:rFonts w:ascii="Consolas" w:eastAsia="新細明體" w:hAnsi="Consolas" w:cs="Consolas" w:hint="eastAsia"/>
                <w:color w:val="000000"/>
                <w:sz w:val="22"/>
              </w:rPr>
              <w:t>球場名稱</w:t>
            </w:r>
          </w:p>
        </w:tc>
      </w:tr>
      <w:tr w:rsidR="007C4EDE" w:rsidRPr="006F6F59" w14:paraId="769B1497" w14:textId="77777777" w:rsidTr="0098279C">
        <w:trPr>
          <w:trHeight w:val="20"/>
        </w:trPr>
        <w:tc>
          <w:tcPr>
            <w:tcW w:w="1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A084F" w14:textId="0E9EDABD" w:rsidR="007C4EDE" w:rsidRP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7C4EDE">
              <w:rPr>
                <w:rFonts w:ascii="Consolas" w:eastAsia="新細明體" w:hAnsi="Consolas" w:cs="Consolas"/>
                <w:b/>
                <w:sz w:val="22"/>
              </w:rPr>
              <w:t>holeNum</w:t>
            </w:r>
            <w:proofErr w:type="spellEnd"/>
          </w:p>
        </w:tc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DBC6D" w14:textId="71FDB022" w:rsidR="007C4EDE" w:rsidRDefault="007C4EDE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29A02" w14:textId="18238694" w:rsidR="007C4EDE" w:rsidRDefault="007C4EDE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gramStart"/>
            <w:r w:rsidRPr="007C4EDE">
              <w:rPr>
                <w:rFonts w:ascii="Consolas" w:eastAsia="新細明體" w:hAnsi="Consolas" w:cs="Consolas" w:hint="eastAsia"/>
                <w:color w:val="000000"/>
                <w:sz w:val="22"/>
              </w:rPr>
              <w:t>洞號</w:t>
            </w:r>
            <w:proofErr w:type="gramEnd"/>
          </w:p>
        </w:tc>
      </w:tr>
    </w:tbl>
    <w:p w14:paraId="6A05BA3A" w14:textId="77777777" w:rsidR="0098279C" w:rsidRPr="006F6F59" w:rsidRDefault="0098279C" w:rsidP="0098279C">
      <w:pPr>
        <w:widowControl/>
        <w:spacing w:after="240" w:line="160" w:lineRule="exact"/>
        <w:rPr>
          <w:rFonts w:ascii="Consolas" w:eastAsia="新細明體" w:hAnsi="Consolas" w:cs="Consolas"/>
          <w:bCs/>
          <w:color w:val="000000"/>
          <w:sz w:val="22"/>
        </w:rPr>
      </w:pPr>
    </w:p>
    <w:p w14:paraId="78C639C1" w14:textId="77777777" w:rsidR="0098279C" w:rsidRPr="007C4EDE" w:rsidRDefault="0098279C" w:rsidP="007C4EDE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回傳成功則範例如下：</w:t>
      </w:r>
    </w:p>
    <w:p w14:paraId="67A29686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391BC7A1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>{</w:t>
      </w:r>
    </w:p>
    <w:p w14:paraId="79C63A76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C4EDE">
        <w:rPr>
          <w:rFonts w:ascii="Consolas" w:eastAsia="新細明體" w:hAnsi="Consolas" w:cs="Consolas"/>
          <w:sz w:val="22"/>
        </w:rPr>
        <w:t>code</w:t>
      </w:r>
      <w:proofErr w:type="gramEnd"/>
      <w:r w:rsidRPr="007C4EDE">
        <w:rPr>
          <w:rFonts w:ascii="Consolas" w:eastAsia="新細明體" w:hAnsi="Consolas" w:cs="Consolas"/>
          <w:sz w:val="22"/>
        </w:rPr>
        <w:t>": 0,</w:t>
      </w:r>
    </w:p>
    <w:p w14:paraId="44BDABF1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C4EDE">
        <w:rPr>
          <w:rFonts w:ascii="Consolas" w:eastAsia="新細明體" w:hAnsi="Consolas" w:cs="Consolas"/>
          <w:sz w:val="22"/>
        </w:rPr>
        <w:t>strategy</w:t>
      </w:r>
      <w:proofErr w:type="gramEnd"/>
      <w:r w:rsidRPr="007C4EDE">
        <w:rPr>
          <w:rFonts w:ascii="Consolas" w:eastAsia="新細明體" w:hAnsi="Consolas" w:cs="Consolas"/>
          <w:sz w:val="22"/>
        </w:rPr>
        <w:t>": "1Wood-7Iron-Putter",</w:t>
      </w:r>
    </w:p>
    <w:p w14:paraId="3B7A05C2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"Standard": true,</w:t>
      </w:r>
    </w:p>
    <w:p w14:paraId="533BA8B6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C4EDE">
        <w:rPr>
          <w:rFonts w:ascii="Consolas" w:eastAsia="新細明體" w:hAnsi="Consolas" w:cs="Consolas"/>
          <w:sz w:val="22"/>
        </w:rPr>
        <w:t>par</w:t>
      </w:r>
      <w:proofErr w:type="gramEnd"/>
      <w:r w:rsidRPr="007C4EDE">
        <w:rPr>
          <w:rFonts w:ascii="Consolas" w:eastAsia="新細明體" w:hAnsi="Consolas" w:cs="Consolas"/>
          <w:sz w:val="22"/>
        </w:rPr>
        <w:t>": "4",</w:t>
      </w:r>
    </w:p>
    <w:p w14:paraId="32C421AA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</w:t>
      </w:r>
      <w:proofErr w:type="spellStart"/>
      <w:proofErr w:type="gramStart"/>
      <w:r w:rsidRPr="007C4EDE">
        <w:rPr>
          <w:rFonts w:ascii="Consolas" w:eastAsia="新細明體" w:hAnsi="Consolas" w:cs="Consolas"/>
          <w:sz w:val="22"/>
        </w:rPr>
        <w:t>courseName</w:t>
      </w:r>
      <w:proofErr w:type="spellEnd"/>
      <w:proofErr w:type="gramEnd"/>
      <w:r w:rsidRPr="007C4EDE">
        <w:rPr>
          <w:rFonts w:ascii="Consolas" w:eastAsia="新細明體" w:hAnsi="Consolas" w:cs="Consolas"/>
          <w:sz w:val="22"/>
        </w:rPr>
        <w:t>": "Sample Course",</w:t>
      </w:r>
    </w:p>
    <w:p w14:paraId="294C3E8A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 xml:space="preserve">    "</w:t>
      </w:r>
      <w:proofErr w:type="spellStart"/>
      <w:proofErr w:type="gramStart"/>
      <w:r w:rsidRPr="007C4EDE">
        <w:rPr>
          <w:rFonts w:ascii="Consolas" w:eastAsia="新細明體" w:hAnsi="Consolas" w:cs="Consolas"/>
          <w:sz w:val="22"/>
        </w:rPr>
        <w:t>holeNum</w:t>
      </w:r>
      <w:proofErr w:type="spellEnd"/>
      <w:proofErr w:type="gramEnd"/>
      <w:r w:rsidRPr="007C4EDE">
        <w:rPr>
          <w:rFonts w:ascii="Consolas" w:eastAsia="新細明體" w:hAnsi="Consolas" w:cs="Consolas"/>
          <w:sz w:val="22"/>
        </w:rPr>
        <w:t>": "1"</w:t>
      </w:r>
    </w:p>
    <w:p w14:paraId="3A9EFC5E" w14:textId="07A97B42" w:rsidR="0098279C" w:rsidRDefault="007C4EDE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/>
          <w:sz w:val="22"/>
        </w:rPr>
        <w:t>}</w:t>
      </w:r>
    </w:p>
    <w:p w14:paraId="0BEA5212" w14:textId="77777777" w:rsidR="007C4EDE" w:rsidRPr="006F6F59" w:rsidRDefault="007C4EDE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004486C8" w14:textId="77777777" w:rsidR="0098279C" w:rsidRPr="007C4EDE" w:rsidRDefault="0098279C" w:rsidP="007C4EDE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7C4EDE">
        <w:rPr>
          <w:rFonts w:ascii="Consolas" w:eastAsia="新細明體" w:hAnsi="Consolas" w:cs="Consolas" w:hint="eastAsia"/>
          <w:bCs/>
          <w:color w:val="000000"/>
          <w:sz w:val="22"/>
        </w:rPr>
        <w:t>查詢失敗則回傳結果範例如下：</w:t>
      </w:r>
    </w:p>
    <w:p w14:paraId="5FF357F5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15823FC7" w14:textId="77777777" w:rsidR="0098279C" w:rsidRPr="00EB42F3" w:rsidRDefault="0098279C" w:rsidP="0098279C">
      <w:pPr>
        <w:widowControl/>
        <w:spacing w:line="0" w:lineRule="atLeast"/>
        <w:ind w:right="-260"/>
        <w:rPr>
          <w:rFonts w:ascii="Consolas" w:eastAsia="新細明體" w:hAnsi="Consolas" w:cs="Consolas"/>
          <w:sz w:val="22"/>
        </w:rPr>
      </w:pPr>
      <w:r w:rsidRPr="00EB42F3">
        <w:rPr>
          <w:rFonts w:ascii="Consolas" w:eastAsia="新細明體" w:hAnsi="Consolas" w:cs="Consolas"/>
          <w:sz w:val="22"/>
        </w:rPr>
        <w:t>{</w:t>
      </w:r>
    </w:p>
    <w:p w14:paraId="40D57B20" w14:textId="77777777" w:rsidR="0098279C" w:rsidRPr="00EB42F3" w:rsidRDefault="0098279C" w:rsidP="0098279C">
      <w:pPr>
        <w:widowControl/>
        <w:spacing w:line="0" w:lineRule="atLeast"/>
        <w:ind w:right="-260"/>
        <w:rPr>
          <w:rFonts w:ascii="Consolas" w:eastAsia="新細明體" w:hAnsi="Consolas" w:cs="Consolas"/>
          <w:sz w:val="22"/>
        </w:rPr>
      </w:pPr>
      <w:r w:rsidRPr="00EB42F3">
        <w:rPr>
          <w:rFonts w:ascii="Consolas" w:eastAsia="新細明體" w:hAnsi="Consolas" w:cs="Consolas"/>
          <w:sz w:val="22"/>
        </w:rPr>
        <w:t>    "</w:t>
      </w:r>
      <w:proofErr w:type="gramStart"/>
      <w:r w:rsidRPr="00EB42F3">
        <w:rPr>
          <w:rFonts w:ascii="Consolas" w:eastAsia="新細明體" w:hAnsi="Consolas" w:cs="Consolas"/>
          <w:sz w:val="22"/>
        </w:rPr>
        <w:t>code</w:t>
      </w:r>
      <w:proofErr w:type="gramEnd"/>
      <w:r w:rsidRPr="00EB42F3">
        <w:rPr>
          <w:rFonts w:ascii="Consolas" w:eastAsia="新細明體" w:hAnsi="Consolas" w:cs="Consolas"/>
          <w:sz w:val="22"/>
        </w:rPr>
        <w:t>": -1,</w:t>
      </w:r>
    </w:p>
    <w:p w14:paraId="58E15F8D" w14:textId="77777777" w:rsidR="0098279C" w:rsidRPr="00EB42F3" w:rsidRDefault="0098279C" w:rsidP="0098279C">
      <w:pPr>
        <w:widowControl/>
        <w:spacing w:line="0" w:lineRule="atLeast"/>
        <w:ind w:right="-260"/>
        <w:rPr>
          <w:rFonts w:ascii="Consolas" w:eastAsia="新細明體" w:hAnsi="Consolas" w:cs="Consolas"/>
          <w:sz w:val="22"/>
        </w:rPr>
      </w:pPr>
      <w:r w:rsidRPr="00EB42F3">
        <w:rPr>
          <w:rFonts w:ascii="Consolas" w:eastAsia="新細明體" w:hAnsi="Consolas" w:cs="Consolas"/>
          <w:sz w:val="22"/>
        </w:rPr>
        <w:t>    "</w:t>
      </w:r>
      <w:proofErr w:type="spellStart"/>
      <w:proofErr w:type="gramStart"/>
      <w:r w:rsidRPr="00EB42F3">
        <w:rPr>
          <w:rFonts w:ascii="Consolas" w:eastAsia="新細明體" w:hAnsi="Consolas" w:cs="Consolas"/>
          <w:sz w:val="22"/>
        </w:rPr>
        <w:t>holeNumber</w:t>
      </w:r>
      <w:proofErr w:type="spellEnd"/>
      <w:proofErr w:type="gramEnd"/>
      <w:r w:rsidRPr="00EB42F3">
        <w:rPr>
          <w:rFonts w:ascii="Consolas" w:eastAsia="新細明體" w:hAnsi="Consolas" w:cs="Consolas"/>
          <w:sz w:val="22"/>
        </w:rPr>
        <w:t>": false</w:t>
      </w:r>
    </w:p>
    <w:p w14:paraId="591B97C3" w14:textId="77777777" w:rsidR="0098279C" w:rsidRDefault="0098279C" w:rsidP="0098279C">
      <w:pPr>
        <w:widowControl/>
        <w:spacing w:line="0" w:lineRule="atLeast"/>
        <w:ind w:right="-260"/>
        <w:rPr>
          <w:rFonts w:ascii="Consolas" w:eastAsia="新細明體" w:hAnsi="Consolas" w:cs="Consolas"/>
          <w:sz w:val="22"/>
        </w:rPr>
      </w:pPr>
      <w:r w:rsidRPr="00EB42F3">
        <w:rPr>
          <w:rFonts w:ascii="Consolas" w:eastAsia="新細明體" w:hAnsi="Consolas" w:cs="Consolas"/>
          <w:sz w:val="22"/>
        </w:rPr>
        <w:t>}</w:t>
      </w:r>
    </w:p>
    <w:p w14:paraId="1299F121" w14:textId="77777777" w:rsidR="0098279C" w:rsidRPr="00EB42F3" w:rsidRDefault="0098279C" w:rsidP="0098279C">
      <w:pPr>
        <w:widowControl/>
        <w:spacing w:line="0" w:lineRule="atLeast"/>
        <w:ind w:right="-260"/>
        <w:rPr>
          <w:rFonts w:ascii="Consolas" w:eastAsia="新細明體" w:hAnsi="Consolas" w:cs="Consolas"/>
          <w:sz w:val="22"/>
        </w:rPr>
      </w:pPr>
      <w:r>
        <w:rPr>
          <w:rFonts w:ascii="Consolas" w:eastAsia="新細明體" w:hAnsi="Consolas" w:cs="Consolas" w:hint="eastAsia"/>
          <w:sz w:val="22"/>
        </w:rPr>
        <w:t>或</w:t>
      </w:r>
    </w:p>
    <w:p w14:paraId="15AFFF05" w14:textId="77777777" w:rsidR="007C4EDE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>{</w:t>
      </w:r>
    </w:p>
    <w:p w14:paraId="1BD71253" w14:textId="1B353E1B" w:rsidR="007C4EDE" w:rsidRPr="007C4EDE" w:rsidRDefault="007C4EDE" w:rsidP="007C4EDE">
      <w:pPr>
        <w:pStyle w:val="af2"/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>"</w:t>
      </w:r>
      <w:proofErr w:type="gramStart"/>
      <w:r w:rsidRPr="007C4EDE">
        <w:rPr>
          <w:rFonts w:ascii="Consolas" w:eastAsia="新細明體" w:hAnsi="Consolas" w:cs="Consolas"/>
          <w:sz w:val="22"/>
        </w:rPr>
        <w:t>code</w:t>
      </w:r>
      <w:proofErr w:type="gramEnd"/>
      <w:r w:rsidRPr="007C4EDE">
        <w:rPr>
          <w:rFonts w:ascii="Consolas" w:eastAsia="新細明體" w:hAnsi="Consolas" w:cs="Consolas"/>
          <w:sz w:val="22"/>
        </w:rPr>
        <w:t>": -1,</w:t>
      </w:r>
    </w:p>
    <w:p w14:paraId="7D8C4FE0" w14:textId="77777777" w:rsidR="007C4EDE" w:rsidRDefault="007C4EDE" w:rsidP="007C4EDE">
      <w:pPr>
        <w:pStyle w:val="af2"/>
        <w:widowControl/>
        <w:rPr>
          <w:rFonts w:ascii="Consolas" w:eastAsia="新細明體" w:hAnsi="Consolas" w:cs="Consolas"/>
          <w:sz w:val="22"/>
        </w:rPr>
      </w:pPr>
      <w:r>
        <w:rPr>
          <w:rFonts w:ascii="Consolas" w:eastAsia="新細明體" w:hAnsi="Consolas" w:cs="Consolas"/>
          <w:sz w:val="22"/>
        </w:rPr>
        <w:t>"</w:t>
      </w:r>
      <w:proofErr w:type="gramStart"/>
      <w:r>
        <w:rPr>
          <w:rFonts w:ascii="Consolas" w:eastAsia="新細明體" w:hAnsi="Consolas" w:cs="Consolas"/>
          <w:sz w:val="22"/>
        </w:rPr>
        <w:t>message</w:t>
      </w:r>
      <w:proofErr w:type="gramEnd"/>
      <w:r>
        <w:rPr>
          <w:rFonts w:ascii="Consolas" w:eastAsia="新細明體" w:hAnsi="Consolas" w:cs="Consolas"/>
          <w:sz w:val="22"/>
        </w:rPr>
        <w:t>": "Invalid parameters"</w:t>
      </w:r>
    </w:p>
    <w:p w14:paraId="74FF0B5E" w14:textId="04850137" w:rsidR="008730E8" w:rsidRPr="007C4EDE" w:rsidRDefault="007C4EDE" w:rsidP="007C4EDE">
      <w:pPr>
        <w:widowControl/>
        <w:rPr>
          <w:rFonts w:ascii="Consolas" w:eastAsia="新細明體" w:hAnsi="Consolas" w:cs="Consolas"/>
          <w:sz w:val="22"/>
        </w:rPr>
      </w:pPr>
      <w:r w:rsidRPr="007C4EDE">
        <w:rPr>
          <w:rFonts w:ascii="Consolas" w:eastAsia="新細明體" w:hAnsi="Consolas" w:cs="Consolas"/>
          <w:sz w:val="22"/>
        </w:rPr>
        <w:t>}</w:t>
      </w:r>
    </w:p>
    <w:p w14:paraId="128F5B6D" w14:textId="0A92E0CB" w:rsidR="0098279C" w:rsidRPr="00155E09" w:rsidRDefault="0098279C" w:rsidP="0098279C">
      <w:pPr>
        <w:pStyle w:val="11"/>
        <w:numPr>
          <w:ilvl w:val="1"/>
          <w:numId w:val="3"/>
        </w:numPr>
      </w:pPr>
      <w:bookmarkStart w:id="27" w:name="_Toc193291155"/>
      <w:r>
        <w:rPr>
          <w:rFonts w:hint="eastAsia"/>
        </w:rPr>
        <w:t>碼數表</w:t>
      </w:r>
      <w:bookmarkEnd w:id="27"/>
    </w:p>
    <w:p w14:paraId="57B8152E" w14:textId="77777777" w:rsidR="0098279C" w:rsidRPr="006F6F59" w:rsidRDefault="0098279C" w:rsidP="0098279C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6853"/>
      </w:tblGrid>
      <w:tr w:rsidR="0098279C" w:rsidRPr="006F6F59" w14:paraId="5445F3AE" w14:textId="77777777" w:rsidTr="0098279C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6D30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69E5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98279C" w:rsidRPr="006F6F59" w14:paraId="43268783" w14:textId="77777777" w:rsidTr="0098279C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24643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80BFA" w14:textId="069C08F4" w:rsidR="00F95044" w:rsidRDefault="00F95044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38761D"/>
                <w:sz w:val="22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</w:p>
          <w:p w14:paraId="5E6E28F7" w14:textId="03E5804F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>
              <w:rPr>
                <w:rFonts w:ascii="Consolas" w:eastAsia="新細明體" w:hAnsi="Consolas" w:cs="Consolas"/>
                <w:color w:val="38761D"/>
                <w:sz w:val="22"/>
              </w:rPr>
              <w:t>/yardage.jsp?</w:t>
            </w:r>
            <w:r w:rsidRPr="00D8608A">
              <w:rPr>
                <w:rFonts w:ascii="Consolas" w:eastAsia="新細明體" w:hAnsi="Consolas" w:cs="Consolas"/>
                <w:color w:val="38761D"/>
                <w:sz w:val="22"/>
              </w:rPr>
              <w:t>player=Guest.1&amp;type=month&amp;start_date=2023-01-01&amp;end_date=2023-08-02</w:t>
            </w:r>
          </w:p>
        </w:tc>
      </w:tr>
    </w:tbl>
    <w:p w14:paraId="38298921" w14:textId="77777777" w:rsidR="0098279C" w:rsidRPr="006F6F59" w:rsidRDefault="0098279C" w:rsidP="0098279C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1773"/>
        <w:gridCol w:w="1257"/>
        <w:gridCol w:w="4543"/>
      </w:tblGrid>
      <w:tr w:rsidR="0098279C" w:rsidRPr="006F6F59" w14:paraId="55AB9979" w14:textId="77777777" w:rsidTr="0098279C">
        <w:trPr>
          <w:trHeight w:val="12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E76F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7334F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8130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2AF99C9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98279C" w:rsidRPr="006F6F59" w14:paraId="54100AE9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B8EB3" w14:textId="77777777" w:rsidR="0098279C" w:rsidRPr="006F6F59" w:rsidRDefault="0098279C" w:rsidP="0098279C">
            <w:pPr>
              <w:widowControl/>
              <w:spacing w:line="0" w:lineRule="atLeast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3767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p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layer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0441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 w:rsidRPr="006F6F59"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1A9E8" w14:textId="77777777" w:rsidR="0098279C" w:rsidRPr="006F6F59" w:rsidRDefault="0098279C" w:rsidP="0098279C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球員暱稱</w:t>
            </w:r>
          </w:p>
        </w:tc>
      </w:tr>
      <w:tr w:rsidR="0098279C" w:rsidRPr="006F6F59" w14:paraId="60B7A257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8090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C7B6" w14:textId="77777777" w:rsidR="0098279C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000000"/>
                <w:sz w:val="22"/>
              </w:rPr>
              <w:t>start_date</w:t>
            </w:r>
            <w:proofErr w:type="spell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822F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C2296" w14:textId="77777777" w:rsidR="0098279C" w:rsidRDefault="0098279C" w:rsidP="0098279C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起始時間</w:t>
            </w:r>
          </w:p>
        </w:tc>
      </w:tr>
      <w:tr w:rsidR="0098279C" w:rsidRPr="006F6F59" w14:paraId="0C915E8F" w14:textId="77777777" w:rsidTr="0098279C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BD93D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A001B" w14:textId="77777777" w:rsidR="0098279C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000000"/>
                <w:sz w:val="22"/>
              </w:rPr>
              <w:t>end_date</w:t>
            </w:r>
            <w:proofErr w:type="spell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EAE4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A19EC" w14:textId="77777777" w:rsidR="0098279C" w:rsidRDefault="0098279C" w:rsidP="0098279C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結束時間</w:t>
            </w:r>
          </w:p>
        </w:tc>
      </w:tr>
      <w:tr w:rsidR="0098279C" w:rsidRPr="006F6F59" w14:paraId="318AC323" w14:textId="77777777" w:rsidTr="0098279C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55609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5C22790D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336CE045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72E486A3" w14:textId="77777777" w:rsidR="0098279C" w:rsidRPr="006F6F59" w:rsidRDefault="0098279C" w:rsidP="0098279C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98279C" w:rsidRPr="006F6F59" w14:paraId="6BAEF015" w14:textId="77777777" w:rsidTr="0098279C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E17A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98279C" w:rsidRPr="006F6F59" w14:paraId="166F1C72" w14:textId="77777777" w:rsidTr="0098279C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D4439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3FA2FDCE" w14:textId="77777777" w:rsidR="0098279C" w:rsidRPr="006F6F59" w:rsidRDefault="0098279C" w:rsidP="0098279C">
      <w:pPr>
        <w:widowControl/>
        <w:spacing w:after="240"/>
        <w:rPr>
          <w:rFonts w:ascii="新細明體" w:eastAsia="新細明體" w:hAnsi="新細明體" w:cs="新細明體"/>
          <w:szCs w:val="24"/>
        </w:rPr>
      </w:pPr>
    </w:p>
    <w:tbl>
      <w:tblPr>
        <w:tblW w:w="90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5"/>
        <w:gridCol w:w="1853"/>
        <w:gridCol w:w="4543"/>
      </w:tblGrid>
      <w:tr w:rsidR="0098279C" w:rsidRPr="006F6F59" w14:paraId="282A15C0" w14:textId="77777777" w:rsidTr="0098279C"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FB11C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A60E2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4136C2E" w14:textId="77777777" w:rsidR="0098279C" w:rsidRPr="006F6F59" w:rsidRDefault="0098279C" w:rsidP="0098279C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98279C" w:rsidRPr="006F6F59" w14:paraId="0B3859FB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13619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b/>
                <w:sz w:val="22"/>
              </w:rPr>
              <w:t>success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544A1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6F6F59">
              <w:rPr>
                <w:rFonts w:ascii="Consolas" w:eastAsia="新細明體" w:hAnsi="Consolas" w:cs="Consolas" w:hint="eastAsia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D5E4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成功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(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true)</w:t>
            </w: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與否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(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false)</w:t>
            </w:r>
          </w:p>
        </w:tc>
      </w:tr>
      <w:tr w:rsidR="0098279C" w:rsidRPr="006F6F59" w14:paraId="0323DEBE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B6F9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D8608A">
              <w:rPr>
                <w:rFonts w:ascii="Consolas" w:eastAsia="新細明體" w:hAnsi="Consolas" w:cs="Consolas"/>
                <w:b/>
                <w:sz w:val="22"/>
              </w:rPr>
              <w:t>ClubType</w:t>
            </w:r>
            <w:proofErr w:type="spellEnd"/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81831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4F04E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種類</w:t>
            </w:r>
          </w:p>
        </w:tc>
      </w:tr>
      <w:tr w:rsidR="0098279C" w:rsidRPr="006F6F59" w14:paraId="4DE0BD01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4E2FD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D8608A">
              <w:rPr>
                <w:rFonts w:ascii="Consolas" w:eastAsia="新細明體" w:hAnsi="Consolas" w:cs="Consolas"/>
                <w:b/>
                <w:sz w:val="22"/>
              </w:rPr>
              <w:t>max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ADB9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double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96A53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最大距離</w:t>
            </w:r>
          </w:p>
        </w:tc>
      </w:tr>
      <w:tr w:rsidR="0098279C" w:rsidRPr="006F6F59" w14:paraId="4805C944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FBAD0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D8608A">
              <w:rPr>
                <w:rFonts w:ascii="Consolas" w:eastAsia="新細明體" w:hAnsi="Consolas" w:cs="Consolas"/>
                <w:b/>
                <w:sz w:val="22"/>
              </w:rPr>
              <w:t>avg</w:t>
            </w:r>
            <w:proofErr w:type="spellEnd"/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832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double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AFF01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平均距離</w:t>
            </w:r>
          </w:p>
        </w:tc>
      </w:tr>
      <w:tr w:rsidR="0098279C" w:rsidRPr="006F6F59" w14:paraId="3C9027CE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711F1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D8608A">
              <w:rPr>
                <w:rFonts w:ascii="Consolas" w:eastAsia="新細明體" w:hAnsi="Consolas" w:cs="Consolas"/>
                <w:b/>
                <w:sz w:val="22"/>
              </w:rPr>
              <w:t>min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1508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d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ouble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B9C84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最小距離</w:t>
            </w:r>
          </w:p>
        </w:tc>
      </w:tr>
      <w:tr w:rsidR="0098279C" w:rsidRPr="006F6F59" w14:paraId="27C601DA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D7FE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r</w:t>
            </w:r>
            <w:r>
              <w:rPr>
                <w:rFonts w:ascii="Consolas" w:eastAsia="新細明體" w:hAnsi="Consolas" w:cs="Consolas"/>
                <w:b/>
                <w:sz w:val="22"/>
              </w:rPr>
              <w:t>esult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C9B3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381C3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</w:t>
            </w:r>
            <w:proofErr w:type="gramStart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桿</w:t>
            </w:r>
            <w:proofErr w:type="gram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距離數據</w:t>
            </w:r>
          </w:p>
        </w:tc>
      </w:tr>
      <w:tr w:rsidR="0098279C" w:rsidRPr="006F6F59" w14:paraId="5ED4B880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C87B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c</w:t>
            </w:r>
            <w:r>
              <w:rPr>
                <w:rFonts w:ascii="Consolas" w:eastAsia="新細明體" w:hAnsi="Consolas" w:cs="Consolas"/>
                <w:b/>
                <w:sz w:val="22"/>
              </w:rPr>
              <w:t>ode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110A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i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E4D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結果代號</w:t>
            </w:r>
          </w:p>
        </w:tc>
      </w:tr>
      <w:tr w:rsidR="0098279C" w:rsidRPr="006F6F59" w14:paraId="501D6B46" w14:textId="77777777" w:rsidTr="0098279C">
        <w:trPr>
          <w:trHeight w:val="20"/>
        </w:trPr>
        <w:tc>
          <w:tcPr>
            <w:tcW w:w="2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7001C" w14:textId="77777777" w:rsidR="0098279C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m</w:t>
            </w:r>
            <w:r>
              <w:rPr>
                <w:rFonts w:ascii="Consolas" w:eastAsia="新細明體" w:hAnsi="Consolas" w:cs="Consolas"/>
                <w:b/>
                <w:sz w:val="22"/>
              </w:rPr>
              <w:t>essage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0472" w14:textId="77777777" w:rsidR="0098279C" w:rsidRPr="006F6F59" w:rsidRDefault="0098279C" w:rsidP="0098279C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34DD4" w14:textId="77777777" w:rsidR="0098279C" w:rsidRPr="006F6F59" w:rsidRDefault="0098279C" w:rsidP="0098279C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結果訊息</w:t>
            </w:r>
          </w:p>
        </w:tc>
      </w:tr>
    </w:tbl>
    <w:p w14:paraId="13A92B2F" w14:textId="77777777" w:rsidR="0098279C" w:rsidRPr="006F6F59" w:rsidRDefault="0098279C" w:rsidP="0098279C">
      <w:pPr>
        <w:widowControl/>
        <w:spacing w:after="240" w:line="160" w:lineRule="exact"/>
        <w:rPr>
          <w:rFonts w:ascii="Consolas" w:eastAsia="新細明體" w:hAnsi="Consolas" w:cs="Consolas"/>
          <w:bCs/>
          <w:color w:val="000000"/>
          <w:sz w:val="22"/>
        </w:rPr>
      </w:pPr>
    </w:p>
    <w:p w14:paraId="5BEA59E1" w14:textId="77777777" w:rsidR="0098279C" w:rsidRPr="006F6F59" w:rsidRDefault="0098279C" w:rsidP="0098279C">
      <w:pPr>
        <w:pStyle w:val="af2"/>
        <w:widowControl/>
        <w:numPr>
          <w:ilvl w:val="0"/>
          <w:numId w:val="15"/>
        </w:numPr>
        <w:rPr>
          <w:rFonts w:ascii="Consolas" w:eastAsia="新細明體" w:hAnsi="Consolas" w:cs="Consolas"/>
          <w:bCs/>
          <w:color w:val="000000"/>
          <w:sz w:val="22"/>
        </w:rPr>
      </w:pPr>
      <w:r w:rsidRPr="006F6F59">
        <w:rPr>
          <w:rFonts w:ascii="Consolas" w:eastAsia="新細明體" w:hAnsi="Consolas" w:cs="Consolas" w:hint="eastAsia"/>
          <w:bCs/>
          <w:color w:val="000000"/>
          <w:sz w:val="22"/>
        </w:rPr>
        <w:t>回傳成功則範例如下：</w:t>
      </w:r>
    </w:p>
    <w:p w14:paraId="4886E23B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79A1D4E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5072DD6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result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[</w:t>
      </w:r>
    </w:p>
    <w:p w14:paraId="61A530CE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194E2DF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"1Wood",</w:t>
      </w:r>
    </w:p>
    <w:p w14:paraId="67475D56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149.14,</w:t>
      </w:r>
    </w:p>
    <w:p w14:paraId="37D493F2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10,</w:t>
      </w:r>
    </w:p>
    <w:p w14:paraId="713C6D5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394.8</w:t>
      </w:r>
    </w:p>
    <w:p w14:paraId="363CDA2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578937A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6299BD9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"3Wood",</w:t>
      </w:r>
    </w:p>
    <w:p w14:paraId="454CAFE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93.67,</w:t>
      </w:r>
    </w:p>
    <w:p w14:paraId="2A05AD4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10,</w:t>
      </w:r>
    </w:p>
    <w:p w14:paraId="36D54DA4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285.73</w:t>
      </w:r>
    </w:p>
    <w:p w14:paraId="3010660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00278932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07C6E47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"4Hybrid",</w:t>
      </w:r>
    </w:p>
    <w:p w14:paraId="743642A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120.71,</w:t>
      </w:r>
    </w:p>
    <w:p w14:paraId="60A8D295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10.2,</w:t>
      </w:r>
    </w:p>
    <w:p w14:paraId="47A396D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273.53</w:t>
      </w:r>
    </w:p>
    <w:p w14:paraId="69DE817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181A418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25166F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"4Iron",</w:t>
      </w:r>
    </w:p>
    <w:p w14:paraId="47E8A431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114.7,</w:t>
      </w:r>
    </w:p>
    <w:p w14:paraId="42EFD30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10.17,</w:t>
      </w:r>
    </w:p>
    <w:p w14:paraId="05807F1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331.13</w:t>
      </w:r>
    </w:p>
    <w:p w14:paraId="2D98D912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5BCC4C19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7903CA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"5Iron",</w:t>
      </w:r>
    </w:p>
    <w:p w14:paraId="0373261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119.94,</w:t>
      </w:r>
    </w:p>
    <w:p w14:paraId="7388F0E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10.33,</w:t>
      </w:r>
    </w:p>
    <w:p w14:paraId="678EE91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287.9</w:t>
      </w:r>
    </w:p>
    <w:p w14:paraId="70911E7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0A4A0EB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5623AD3E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"5Wood",</w:t>
      </w:r>
    </w:p>
    <w:p w14:paraId="31B9FBC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107.38,</w:t>
      </w:r>
    </w:p>
    <w:p w14:paraId="46FD4D2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20.03,</w:t>
      </w:r>
    </w:p>
    <w:p w14:paraId="7E86743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160.17</w:t>
      </w:r>
    </w:p>
    <w:p w14:paraId="0724422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150AE7F4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5E7132F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"6Iron",</w:t>
      </w:r>
    </w:p>
    <w:p w14:paraId="37BBFCF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113.17,</w:t>
      </w:r>
    </w:p>
    <w:p w14:paraId="41E4C9D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10.27,</w:t>
      </w:r>
    </w:p>
    <w:p w14:paraId="0120918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298.43</w:t>
      </w:r>
    </w:p>
    <w:p w14:paraId="597BC002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7B81F001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2E15584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"7Iron",</w:t>
      </w:r>
    </w:p>
    <w:p w14:paraId="599A8C3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81.94,</w:t>
      </w:r>
    </w:p>
    <w:p w14:paraId="1902A72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10.03,</w:t>
      </w:r>
    </w:p>
    <w:p w14:paraId="15D23B7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376.07</w:t>
      </w:r>
    </w:p>
    <w:p w14:paraId="3D40DB1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7C22C3E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5CC30D26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"8Iron",</w:t>
      </w:r>
    </w:p>
    <w:p w14:paraId="41DC518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90.27,</w:t>
      </w:r>
    </w:p>
    <w:p w14:paraId="3C30A95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10.03,</w:t>
      </w:r>
    </w:p>
    <w:p w14:paraId="31DE689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246.13</w:t>
      </w:r>
    </w:p>
    <w:p w14:paraId="3C605DB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57F76FD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A8BA1A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"9Iron",</w:t>
      </w:r>
    </w:p>
    <w:p w14:paraId="69C5E6E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75.61,</w:t>
      </w:r>
    </w:p>
    <w:p w14:paraId="6838E8B6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10,</w:t>
      </w:r>
    </w:p>
    <w:p w14:paraId="6A448D6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272.27</w:t>
      </w:r>
    </w:p>
    <w:p w14:paraId="62F2330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009BDE93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76B650C4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GapWedge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4B45653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49.74,</w:t>
      </w:r>
    </w:p>
    <w:p w14:paraId="4048D7A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10,</w:t>
      </w:r>
    </w:p>
    <w:p w14:paraId="4586185B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195.8</w:t>
      </w:r>
    </w:p>
    <w:p w14:paraId="44612A1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5E993FD9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38335334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PitchingWedge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240BD6E5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61.96,</w:t>
      </w:r>
    </w:p>
    <w:p w14:paraId="753FE355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10.03,</w:t>
      </w:r>
    </w:p>
    <w:p w14:paraId="2F013369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220.57</w:t>
      </w:r>
    </w:p>
    <w:p w14:paraId="5C1DFC9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0570F91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5A10A9F7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"Putter",</w:t>
      </w:r>
    </w:p>
    <w:p w14:paraId="4C5554ED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62.04,</w:t>
      </w:r>
    </w:p>
    <w:p w14:paraId="00A7ED0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57.9,</w:t>
      </w:r>
    </w:p>
    <w:p w14:paraId="453CF2B8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64.7</w:t>
      </w:r>
    </w:p>
    <w:p w14:paraId="4E385A21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},</w:t>
      </w:r>
    </w:p>
    <w:p w14:paraId="62E68EC2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{</w:t>
      </w:r>
    </w:p>
    <w:p w14:paraId="41FFA276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": "</w:t>
      </w:r>
      <w:proofErr w:type="spellStart"/>
      <w:r w:rsidRPr="00FB7106">
        <w:rPr>
          <w:rFonts w:ascii="Consolas" w:eastAsia="新細明體" w:hAnsi="Consolas" w:cs="Consolas"/>
          <w:bCs/>
          <w:color w:val="000000"/>
          <w:sz w:val="22"/>
        </w:rPr>
        <w:t>SandWedge</w:t>
      </w:r>
      <w:proofErr w:type="spellEnd"/>
      <w:r w:rsidRPr="00FB7106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0708579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spellStart"/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avg</w:t>
      </w:r>
      <w:proofErr w:type="spellEnd"/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32.4,</w:t>
      </w:r>
    </w:p>
    <w:p w14:paraId="66161E9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min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10,</w:t>
      </w:r>
    </w:p>
    <w:p w14:paraId="799F762A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max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208.77</w:t>
      </w:r>
    </w:p>
    <w:p w14:paraId="7585331F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    }</w:t>
      </w:r>
    </w:p>
    <w:p w14:paraId="120734DC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],</w:t>
      </w:r>
    </w:p>
    <w:p w14:paraId="3983947E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code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0,</w:t>
      </w:r>
    </w:p>
    <w:p w14:paraId="07E484F0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FB7106">
        <w:rPr>
          <w:rFonts w:ascii="Consolas" w:eastAsia="新細明體" w:hAnsi="Consolas" w:cs="Consolas"/>
          <w:bCs/>
          <w:color w:val="000000"/>
          <w:sz w:val="22"/>
        </w:rPr>
        <w:t>success</w:t>
      </w:r>
      <w:proofErr w:type="gramEnd"/>
      <w:r w:rsidRPr="00FB7106">
        <w:rPr>
          <w:rFonts w:ascii="Consolas" w:eastAsia="新細明體" w:hAnsi="Consolas" w:cs="Consolas"/>
          <w:bCs/>
          <w:color w:val="000000"/>
          <w:sz w:val="22"/>
        </w:rPr>
        <w:t>": true,</w:t>
      </w:r>
    </w:p>
    <w:p w14:paraId="64CC9286" w14:textId="77777777" w:rsidR="0098279C" w:rsidRPr="00FB710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    "message": ""</w:t>
      </w:r>
    </w:p>
    <w:p w14:paraId="171E0662" w14:textId="77777777" w:rsidR="0098279C" w:rsidRPr="0023484A" w:rsidRDefault="0098279C" w:rsidP="0098279C">
      <w:pPr>
        <w:pStyle w:val="af2"/>
        <w:widowControl/>
        <w:rPr>
          <w:rFonts w:ascii="Courier New" w:eastAsia="新細明體" w:hAnsi="Courier New" w:cs="Courier New"/>
          <w:color w:val="000000"/>
          <w:sz w:val="18"/>
          <w:szCs w:val="18"/>
        </w:rPr>
      </w:pPr>
      <w:r w:rsidRPr="00FB7106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75E7A00F" w14:textId="77777777" w:rsidR="0098279C" w:rsidRPr="006F6F59" w:rsidRDefault="0098279C" w:rsidP="0098279C">
      <w:pPr>
        <w:pStyle w:val="af2"/>
        <w:widowControl/>
        <w:ind w:left="482"/>
        <w:rPr>
          <w:rFonts w:ascii="Consolas" w:eastAsia="新細明體" w:hAnsi="Consolas" w:cs="Consolas"/>
          <w:bCs/>
          <w:color w:val="000000"/>
          <w:sz w:val="22"/>
        </w:rPr>
      </w:pPr>
    </w:p>
    <w:p w14:paraId="51F46412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27AFF3DC" w14:textId="77777777" w:rsidR="0098279C" w:rsidRPr="006F6F59" w:rsidRDefault="0098279C" w:rsidP="0098279C">
      <w:pPr>
        <w:pStyle w:val="af2"/>
        <w:widowControl/>
        <w:numPr>
          <w:ilvl w:val="0"/>
          <w:numId w:val="15"/>
        </w:numPr>
        <w:ind w:left="482"/>
        <w:rPr>
          <w:rFonts w:ascii="Consolas" w:eastAsia="新細明體" w:hAnsi="Consolas" w:cs="Consolas"/>
          <w:bCs/>
          <w:color w:val="000000"/>
          <w:sz w:val="22"/>
        </w:rPr>
      </w:pPr>
      <w:r w:rsidRPr="006F6F59">
        <w:rPr>
          <w:rFonts w:ascii="Consolas" w:eastAsia="新細明體" w:hAnsi="Consolas" w:cs="Consolas" w:hint="eastAsia"/>
          <w:bCs/>
          <w:color w:val="000000"/>
          <w:sz w:val="22"/>
        </w:rPr>
        <w:t>查詢失敗則回傳結果範例如下：</w:t>
      </w:r>
    </w:p>
    <w:p w14:paraId="242B194A" w14:textId="77777777" w:rsidR="0098279C" w:rsidRPr="006F6F59" w:rsidRDefault="0098279C" w:rsidP="0098279C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2475E19C" w14:textId="77777777" w:rsidR="0098279C" w:rsidRPr="0054786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595CDA36" w14:textId="77777777" w:rsidR="0098279C" w:rsidRPr="0054786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547866">
        <w:rPr>
          <w:rFonts w:ascii="Consolas" w:eastAsia="新細明體" w:hAnsi="Consolas" w:cs="Consolas"/>
          <w:bCs/>
          <w:color w:val="000000"/>
          <w:sz w:val="22"/>
        </w:rPr>
        <w:t>result</w:t>
      </w:r>
      <w:proofErr w:type="gramEnd"/>
      <w:r w:rsidRPr="00547866">
        <w:rPr>
          <w:rFonts w:ascii="Consolas" w:eastAsia="新細明體" w:hAnsi="Consolas" w:cs="Consolas"/>
          <w:bCs/>
          <w:color w:val="000000"/>
          <w:sz w:val="22"/>
        </w:rPr>
        <w:t>": [],</w:t>
      </w:r>
    </w:p>
    <w:p w14:paraId="5A2C40D4" w14:textId="77777777" w:rsidR="0098279C" w:rsidRPr="0054786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547866">
        <w:rPr>
          <w:rFonts w:ascii="Consolas" w:eastAsia="新細明體" w:hAnsi="Consolas" w:cs="Consolas"/>
          <w:bCs/>
          <w:color w:val="000000"/>
          <w:sz w:val="22"/>
        </w:rPr>
        <w:t>code</w:t>
      </w:r>
      <w:proofErr w:type="gramEnd"/>
      <w:r w:rsidRPr="00547866">
        <w:rPr>
          <w:rFonts w:ascii="Consolas" w:eastAsia="新細明體" w:hAnsi="Consolas" w:cs="Consolas"/>
          <w:bCs/>
          <w:color w:val="000000"/>
          <w:sz w:val="22"/>
        </w:rPr>
        <w:t>": -1,</w:t>
      </w:r>
    </w:p>
    <w:p w14:paraId="6EBFDE7A" w14:textId="77777777" w:rsidR="0098279C" w:rsidRPr="0054786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    "</w:t>
      </w:r>
      <w:proofErr w:type="gramStart"/>
      <w:r w:rsidRPr="00547866">
        <w:rPr>
          <w:rFonts w:ascii="Consolas" w:eastAsia="新細明體" w:hAnsi="Consolas" w:cs="Consolas"/>
          <w:bCs/>
          <w:color w:val="000000"/>
          <w:sz w:val="22"/>
        </w:rPr>
        <w:t>success</w:t>
      </w:r>
      <w:proofErr w:type="gramEnd"/>
      <w:r w:rsidRPr="00547866">
        <w:rPr>
          <w:rFonts w:ascii="Consolas" w:eastAsia="新細明體" w:hAnsi="Consolas" w:cs="Consolas"/>
          <w:bCs/>
          <w:color w:val="000000"/>
          <w:sz w:val="22"/>
        </w:rPr>
        <w:t>": false,</w:t>
      </w:r>
    </w:p>
    <w:p w14:paraId="51C6E9E0" w14:textId="77777777" w:rsidR="0098279C" w:rsidRPr="00547866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    "message": "</w:t>
      </w:r>
      <w:r w:rsidRPr="00547866">
        <w:rPr>
          <w:rFonts w:ascii="Consolas" w:eastAsia="新細明體" w:hAnsi="Consolas" w:cs="Consolas"/>
          <w:bCs/>
          <w:color w:val="000000"/>
          <w:sz w:val="22"/>
        </w:rPr>
        <w:t>參數不正確</w:t>
      </w:r>
      <w:r w:rsidRPr="00547866">
        <w:rPr>
          <w:rFonts w:ascii="Consolas" w:eastAsia="新細明體" w:hAnsi="Consolas" w:cs="Consolas"/>
          <w:bCs/>
          <w:color w:val="000000"/>
          <w:sz w:val="22"/>
        </w:rPr>
        <w:t>"</w:t>
      </w:r>
    </w:p>
    <w:p w14:paraId="7D68737A" w14:textId="65D5FDB2" w:rsidR="00AF1277" w:rsidRPr="0098279C" w:rsidRDefault="0098279C" w:rsidP="0098279C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547866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5AF95752" w14:textId="46692C45" w:rsidR="007C4EDE" w:rsidRPr="00155E09" w:rsidRDefault="00F95044" w:rsidP="007C4EDE">
      <w:pPr>
        <w:pStyle w:val="11"/>
        <w:numPr>
          <w:ilvl w:val="1"/>
          <w:numId w:val="3"/>
        </w:numPr>
      </w:pPr>
      <w:bookmarkStart w:id="28" w:name="_Toc193291156"/>
      <w:r>
        <w:rPr>
          <w:rFonts w:hint="eastAsia"/>
        </w:rPr>
        <w:t>擊球數據</w:t>
      </w:r>
      <w:bookmarkEnd w:id="28"/>
    </w:p>
    <w:p w14:paraId="383FCDE2" w14:textId="77777777" w:rsidR="00F95044" w:rsidRPr="006F6F59" w:rsidRDefault="00F95044" w:rsidP="00F95044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F95044" w:rsidRPr="006F6F59" w14:paraId="60718C87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A2D71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DF1CA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F95044" w:rsidRPr="006F6F59" w14:paraId="71459773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90615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B5B2C" w14:textId="19D156D9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 w:rsidRPr="006F6F59">
              <w:rPr>
                <w:rFonts w:ascii="Consolas" w:eastAsia="新細明體" w:hAnsi="Consolas" w:cs="Consolas" w:hint="eastAsia"/>
                <w:color w:val="38761D"/>
                <w:sz w:val="22"/>
              </w:rPr>
              <w:t>/</w:t>
            </w:r>
            <w:r>
              <w:rPr>
                <w:rFonts w:ascii="Consolas" w:eastAsia="新細明體" w:hAnsi="Consolas" w:cs="Consolas"/>
                <w:color w:val="38761D"/>
                <w:sz w:val="22"/>
              </w:rPr>
              <w:t>shot-data</w:t>
            </w:r>
            <w:r w:rsidRPr="006C2FD4">
              <w:rPr>
                <w:rFonts w:ascii="Consolas" w:eastAsia="新細明體" w:hAnsi="Consolas" w:cs="Consolas"/>
                <w:color w:val="38761D"/>
                <w:sz w:val="22"/>
              </w:rPr>
              <w:t>.jsp</w:t>
            </w:r>
          </w:p>
        </w:tc>
      </w:tr>
    </w:tbl>
    <w:p w14:paraId="15D00945" w14:textId="77777777" w:rsidR="00F95044" w:rsidRDefault="00F95044" w:rsidP="00F95044"/>
    <w:p w14:paraId="69006485" w14:textId="77777777" w:rsidR="00F95044" w:rsidRPr="006F6F59" w:rsidRDefault="00F95044" w:rsidP="00F95044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1773"/>
        <w:gridCol w:w="1257"/>
        <w:gridCol w:w="4543"/>
      </w:tblGrid>
      <w:tr w:rsidR="00F95044" w:rsidRPr="006F6F59" w14:paraId="5862DA7E" w14:textId="77777777" w:rsidTr="00F31C21">
        <w:trPr>
          <w:trHeight w:val="12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D34F5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57166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C1A17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861BB7E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F95044" w:rsidRPr="006F6F59" w14:paraId="3E37E44E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4E837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D7B05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>
              <w:rPr>
                <w:rFonts w:ascii="Consolas" w:eastAsia="新細明體" w:hAnsi="Consolas" w:cs="Consolas"/>
                <w:color w:val="000000"/>
                <w:sz w:val="22"/>
              </w:rPr>
              <w:t>player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53E04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 w:rsidRPr="006F6F59"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8F911" w14:textId="77777777" w:rsidR="00F95044" w:rsidRPr="006F6F59" w:rsidRDefault="00F9504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球員暱稱</w:t>
            </w:r>
          </w:p>
        </w:tc>
      </w:tr>
      <w:tr w:rsidR="00F95044" w:rsidRPr="006F6F59" w14:paraId="6FE0DC51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6A18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C175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000000"/>
                <w:sz w:val="22"/>
              </w:rPr>
              <w:t>start_date</w:t>
            </w:r>
            <w:proofErr w:type="spell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7BD2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5162E" w14:textId="77777777" w:rsidR="00F95044" w:rsidRDefault="00F9504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起始時間</w:t>
            </w:r>
          </w:p>
        </w:tc>
      </w:tr>
      <w:tr w:rsidR="00F95044" w:rsidRPr="006F6F59" w14:paraId="5FAF8046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0810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F1260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000000"/>
                <w:sz w:val="22"/>
              </w:rPr>
              <w:t>end_date</w:t>
            </w:r>
            <w:proofErr w:type="spellEnd"/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A812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C810C" w14:textId="77777777" w:rsidR="00F95044" w:rsidRDefault="00F9504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結束時間</w:t>
            </w:r>
          </w:p>
        </w:tc>
      </w:tr>
      <w:tr w:rsidR="00F95044" w:rsidRPr="006F6F59" w14:paraId="59836BD6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F23E" w14:textId="77777777" w:rsidR="00F95044" w:rsidRPr="003F5FC4" w:rsidRDefault="00F95044" w:rsidP="00F31C21">
            <w:pPr>
              <w:widowControl/>
              <w:spacing w:line="0" w:lineRule="atLeast"/>
              <w:rPr>
                <w:rFonts w:asciiTheme="minorEastAsia" w:hAnsiTheme="minorEastAsia" w:cs="Consolas"/>
                <w:color w:val="000000"/>
                <w:sz w:val="22"/>
              </w:rPr>
            </w:pPr>
            <w:r w:rsidRPr="003F5FC4">
              <w:rPr>
                <w:rFonts w:asciiTheme="minorEastAsia" w:hAnsiTheme="minorEastAsia" w:cs="Consolas" w:hint="eastAsia"/>
                <w:color w:val="000000"/>
                <w:sz w:val="22"/>
              </w:rPr>
              <w:t>備註：如果沒有起始跟結束時間，則顯示最後十筆</w:t>
            </w:r>
            <w:r>
              <w:rPr>
                <w:rFonts w:asciiTheme="minorEastAsia" w:hAnsiTheme="minorEastAsia" w:cs="Consolas" w:hint="eastAsia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Theme="minorEastAsia" w:hAnsiTheme="minorEastAsia" w:cs="Consolas" w:hint="eastAsia"/>
                <w:color w:val="000000"/>
                <w:sz w:val="22"/>
              </w:rPr>
              <w:t>y</w:t>
            </w:r>
            <w:r>
              <w:rPr>
                <w:rFonts w:asciiTheme="minorEastAsia" w:hAnsiTheme="minorEastAsia" w:cs="Consolas"/>
                <w:color w:val="000000"/>
                <w:sz w:val="22"/>
              </w:rPr>
              <w:t>yyy</w:t>
            </w:r>
            <w:proofErr w:type="spellEnd"/>
            <w:r>
              <w:rPr>
                <w:rFonts w:asciiTheme="minorEastAsia" w:hAnsiTheme="minorEastAsia" w:cs="Consolas"/>
                <w:color w:val="000000"/>
                <w:sz w:val="22"/>
              </w:rPr>
              <w:t>-mm-</w:t>
            </w:r>
            <w:proofErr w:type="spellStart"/>
            <w:r>
              <w:rPr>
                <w:rFonts w:asciiTheme="minorEastAsia" w:hAnsiTheme="minorEastAsia" w:cs="Consolas"/>
                <w:color w:val="000000"/>
                <w:sz w:val="22"/>
              </w:rPr>
              <w:t>dd</w:t>
            </w:r>
            <w:proofErr w:type="spellEnd"/>
            <w:r>
              <w:rPr>
                <w:rFonts w:asciiTheme="minorEastAsia" w:hAnsiTheme="minorEastAsia" w:cs="Consolas"/>
                <w:color w:val="000000"/>
                <w:sz w:val="22"/>
              </w:rPr>
              <w:t xml:space="preserve"> 00:00:00</w:t>
            </w:r>
          </w:p>
          <w:p w14:paraId="1FD2152F" w14:textId="77777777" w:rsidR="00F95044" w:rsidRPr="006F6F59" w:rsidRDefault="00F9504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21CCE0B0" w14:textId="77777777" w:rsidR="00F95044" w:rsidRPr="006F6F59" w:rsidRDefault="00F95044" w:rsidP="00F95044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4BD481A6" w14:textId="77777777" w:rsidR="00F95044" w:rsidRPr="006F6F59" w:rsidRDefault="00F95044" w:rsidP="00F95044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F95044" w:rsidRPr="006F6F59" w14:paraId="3F310454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EA29C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F95044" w:rsidRPr="006F6F59" w14:paraId="00D6065A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FD332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2DBE4E5D" w14:textId="77777777" w:rsidR="00F95044" w:rsidRPr="006F6F59" w:rsidRDefault="00F95044" w:rsidP="00F95044">
      <w:pPr>
        <w:widowControl/>
        <w:spacing w:after="240"/>
        <w:rPr>
          <w:rFonts w:ascii="新細明體" w:eastAsia="新細明體" w:hAnsi="新細明體" w:cs="新細明體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F95044" w:rsidRPr="006F6F59" w14:paraId="34CB4FEA" w14:textId="77777777" w:rsidTr="00F31C21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10AF1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DBDFF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6C8E93DC" w14:textId="77777777" w:rsidR="00F95044" w:rsidRPr="006F6F59" w:rsidRDefault="00F95044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F95044" w:rsidRPr="006F6F59" w14:paraId="401DCFA9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59A8C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b/>
                <w:sz w:val="22"/>
              </w:rPr>
              <w:t>success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6E532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6F6F59">
              <w:rPr>
                <w:rFonts w:ascii="Consolas" w:eastAsia="新細明體" w:hAnsi="Consolas" w:cs="Consolas" w:hint="eastAsia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37E38" w14:textId="77777777" w:rsidR="00F95044" w:rsidRPr="006F6F59" w:rsidRDefault="00F9504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成功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(t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rue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)</w:t>
            </w: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與否</w:t>
            </w: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(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false)</w:t>
            </w:r>
          </w:p>
        </w:tc>
      </w:tr>
      <w:tr w:rsidR="00F95044" w:rsidRPr="006F6F59" w14:paraId="6B76E467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4B67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r</w:t>
            </w:r>
            <w:r>
              <w:rPr>
                <w:rFonts w:ascii="Consolas" w:eastAsia="新細明體" w:hAnsi="Consolas" w:cs="Consolas"/>
                <w:b/>
                <w:sz w:val="22"/>
              </w:rPr>
              <w:t>esult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D936B" w14:textId="77777777" w:rsidR="00F95044" w:rsidRPr="006F6F59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D6A61" w14:textId="77777777" w:rsidR="00F95044" w:rsidRPr="006F6F59" w:rsidRDefault="00F9504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顯示擊球數據</w:t>
            </w:r>
          </w:p>
        </w:tc>
      </w:tr>
      <w:tr w:rsidR="00F95044" w:rsidRPr="006F6F59" w14:paraId="71AF3798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5231A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/>
                <w:b/>
                <w:sz w:val="22"/>
              </w:rPr>
              <w:t>error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074A2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6309" w14:textId="77777777" w:rsidR="00F95044" w:rsidRDefault="00F9504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錯誤編號</w:t>
            </w:r>
          </w:p>
        </w:tc>
      </w:tr>
      <w:tr w:rsidR="00F95044" w:rsidRPr="006F6F59" w14:paraId="76711C37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AEA3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>
              <w:rPr>
                <w:rFonts w:ascii="Consolas" w:eastAsia="新細明體" w:hAnsi="Consolas" w:cs="Consolas" w:hint="eastAsia"/>
                <w:b/>
                <w:sz w:val="22"/>
              </w:rPr>
              <w:t>m</w:t>
            </w:r>
            <w:r>
              <w:rPr>
                <w:rFonts w:ascii="Consolas" w:eastAsia="新細明體" w:hAnsi="Consolas" w:cs="Consolas"/>
                <w:b/>
                <w:sz w:val="22"/>
              </w:rPr>
              <w:t>essage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C9D1F" w14:textId="77777777" w:rsidR="00F95044" w:rsidRDefault="00F9504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49C68" w14:textId="77777777" w:rsidR="00F95044" w:rsidRDefault="00F9504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錯誤訊息</w:t>
            </w:r>
          </w:p>
        </w:tc>
      </w:tr>
    </w:tbl>
    <w:p w14:paraId="6C547366" w14:textId="77777777" w:rsidR="00F95044" w:rsidRPr="006F6F59" w:rsidRDefault="00F95044" w:rsidP="00F95044">
      <w:pPr>
        <w:widowControl/>
        <w:spacing w:after="240" w:line="160" w:lineRule="exact"/>
        <w:rPr>
          <w:rFonts w:ascii="Consolas" w:eastAsia="新細明體" w:hAnsi="Consolas" w:cs="Consolas"/>
          <w:bCs/>
          <w:color w:val="000000"/>
          <w:sz w:val="22"/>
        </w:rPr>
      </w:pPr>
      <w:r>
        <w:rPr>
          <w:rFonts w:ascii="Consolas" w:eastAsia="新細明體" w:hAnsi="Consolas" w:cs="Consolas"/>
          <w:bCs/>
          <w:color w:val="000000"/>
          <w:sz w:val="22"/>
        </w:rPr>
        <w:br/>
      </w:r>
    </w:p>
    <w:p w14:paraId="7EDBEEFC" w14:textId="77777777" w:rsidR="00F95044" w:rsidRPr="00891DA3" w:rsidRDefault="00F95044" w:rsidP="00891DA3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891DA3">
        <w:rPr>
          <w:rFonts w:ascii="Consolas" w:eastAsia="新細明體" w:hAnsi="Consolas" w:cs="Consolas" w:hint="eastAsia"/>
          <w:bCs/>
          <w:color w:val="000000"/>
          <w:sz w:val="22"/>
        </w:rPr>
        <w:t>回傳成功則範例如下：</w:t>
      </w:r>
    </w:p>
    <w:p w14:paraId="566C3F25" w14:textId="77777777" w:rsidR="00F95044" w:rsidRPr="006F6F59" w:rsidRDefault="00F95044" w:rsidP="00F95044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11BF4330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71814C9F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"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result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": [</w:t>
      </w:r>
    </w:p>
    <w:p w14:paraId="086554D8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{</w:t>
      </w:r>
    </w:p>
    <w:p w14:paraId="3274974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BallSpeed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14.843,</w:t>
      </w:r>
    </w:p>
    <w:p w14:paraId="3DDCF442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ClubAnglePath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1.205,</w:t>
      </w:r>
    </w:p>
    <w:p w14:paraId="609363E9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"Player": "Guest.1",</w:t>
      </w:r>
    </w:p>
    <w:p w14:paraId="116CDCF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ClubAngleFace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15,</w:t>
      </w:r>
    </w:p>
    <w:p w14:paraId="18663BEA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expert_suggestion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"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上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時維持軸心，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P2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時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身平行於雙腳之平行線，保持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面角度，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P2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至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P4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胸椎充分旋轉，下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時於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P3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重心往左，左半身帶領的同時，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P5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至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P6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右肩和右手肘維持外旋，左手腕在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5.5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時屈曲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，維持手腕角度過球，轉身至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P10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收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。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2515325D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"LID": "017",</w:t>
      </w:r>
    </w:p>
    <w:p w14:paraId="3939CFA9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TotalDistFt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12.8,</w:t>
      </w:r>
    </w:p>
    <w:p w14:paraId="79E050DF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CarryDistFt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7.4,</w:t>
      </w:r>
    </w:p>
    <w:p w14:paraId="2D8B69F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LaunchAngle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14.366,</w:t>
      </w:r>
    </w:p>
    <w:p w14:paraId="586D9C79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SmashFactor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0.54,</w:t>
      </w:r>
    </w:p>
    <w:p w14:paraId="0018A314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BackSpin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804,</w:t>
      </w:r>
    </w:p>
    <w:p w14:paraId="4C34F6EE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ClubHeadSpeed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27.545,</w:t>
      </w:r>
    </w:p>
    <w:p w14:paraId="26F1D8F0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"Date": "2023-03-31 14:04:05",</w:t>
      </w:r>
    </w:p>
    <w:p w14:paraId="271C3373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LaunchDirection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30.423,</w:t>
      </w:r>
    </w:p>
    <w:p w14:paraId="7FEE8875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DistToPinFt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514,</w:t>
      </w:r>
    </w:p>
    <w:p w14:paraId="7CF5EDD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SideSpin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-1430,</w:t>
      </w:r>
    </w:p>
    <w:p w14:paraId="01B2E66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ClubType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"7Iron",</w:t>
      </w:r>
    </w:p>
    <w:p w14:paraId="473E5416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expert_cause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"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上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過度陡峭，下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時突然過度由內往外打，或是上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桿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太內側且由內往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外推所致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。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3D2CB932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expert_p_system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"P2~3 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上桿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",</w:t>
      </w:r>
    </w:p>
    <w:p w14:paraId="77C97E8A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id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": 11526,</w:t>
      </w:r>
    </w:p>
    <w:p w14:paraId="08086A00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    "</w:t>
      </w:r>
      <w:proofErr w:type="spellStart"/>
      <w:r w:rsidRPr="00420BB5">
        <w:rPr>
          <w:rFonts w:ascii="Consolas" w:eastAsia="新細明體" w:hAnsi="Consolas" w:cs="Consolas"/>
          <w:bCs/>
          <w:color w:val="000000"/>
          <w:sz w:val="22"/>
        </w:rPr>
        <w:t>expert_trajectory</w:t>
      </w:r>
      <w:proofErr w:type="spellEnd"/>
      <w:r w:rsidRPr="00420BB5">
        <w:rPr>
          <w:rFonts w:ascii="Consolas" w:eastAsia="新細明體" w:hAnsi="Consolas" w:cs="Consolas"/>
          <w:bCs/>
          <w:color w:val="000000"/>
          <w:sz w:val="22"/>
        </w:rPr>
        <w:t>": "Push Slice 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右拉右曲球</w:t>
      </w:r>
      <w:r w:rsidRPr="00420BB5">
        <w:rPr>
          <w:rFonts w:ascii="Consolas" w:eastAsia="新細明體" w:hAnsi="Consolas" w:cs="Consolas"/>
          <w:bCs/>
          <w:color w:val="000000"/>
          <w:sz w:val="22"/>
        </w:rPr>
        <w:t>"</w:t>
      </w:r>
    </w:p>
    <w:p w14:paraId="45D72AD6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    }</w:t>
      </w:r>
    </w:p>
    <w:p w14:paraId="6A932D5B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],</w:t>
      </w:r>
    </w:p>
    <w:p w14:paraId="2B3FDF31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    "</w:t>
      </w:r>
      <w:proofErr w:type="gramStart"/>
      <w:r w:rsidRPr="00420BB5">
        <w:rPr>
          <w:rFonts w:ascii="Consolas" w:eastAsia="新細明體" w:hAnsi="Consolas" w:cs="Consolas"/>
          <w:bCs/>
          <w:color w:val="000000"/>
          <w:sz w:val="22"/>
        </w:rPr>
        <w:t>success</w:t>
      </w:r>
      <w:proofErr w:type="gramEnd"/>
      <w:r w:rsidRPr="00420BB5">
        <w:rPr>
          <w:rFonts w:ascii="Consolas" w:eastAsia="新細明體" w:hAnsi="Consolas" w:cs="Consolas"/>
          <w:bCs/>
          <w:color w:val="000000"/>
          <w:sz w:val="22"/>
        </w:rPr>
        <w:t>": true</w:t>
      </w:r>
    </w:p>
    <w:p w14:paraId="4C621A31" w14:textId="77777777" w:rsidR="00F95044" w:rsidRPr="00420BB5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420BB5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6A9396E6" w14:textId="77777777" w:rsidR="00F95044" w:rsidRPr="006F6F59" w:rsidRDefault="00F95044" w:rsidP="00F95044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3B10F23C" w14:textId="77777777" w:rsidR="00F95044" w:rsidRPr="00891DA3" w:rsidRDefault="00F95044" w:rsidP="00891DA3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891DA3">
        <w:rPr>
          <w:rFonts w:ascii="Consolas" w:eastAsia="新細明體" w:hAnsi="Consolas" w:cs="Consolas" w:hint="eastAsia"/>
          <w:bCs/>
          <w:color w:val="000000"/>
          <w:sz w:val="22"/>
        </w:rPr>
        <w:t>失敗則回傳結果範例如下：</w:t>
      </w:r>
    </w:p>
    <w:p w14:paraId="1429CB3B" w14:textId="77777777" w:rsidR="00F95044" w:rsidRPr="006F6F59" w:rsidRDefault="00F95044" w:rsidP="00F95044">
      <w:pPr>
        <w:widowControl/>
        <w:rPr>
          <w:rFonts w:ascii="Consolas" w:eastAsia="新細明體" w:hAnsi="Consolas" w:cs="Consolas"/>
          <w:bCs/>
          <w:color w:val="000000"/>
          <w:sz w:val="22"/>
        </w:rPr>
      </w:pPr>
    </w:p>
    <w:p w14:paraId="22664B56" w14:textId="77777777" w:rsidR="00F95044" w:rsidRPr="00F7630A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7630A">
        <w:rPr>
          <w:rFonts w:ascii="Consolas" w:eastAsia="新細明體" w:hAnsi="Consolas" w:cs="Consolas"/>
          <w:bCs/>
          <w:color w:val="000000"/>
          <w:sz w:val="22"/>
        </w:rPr>
        <w:t>{</w:t>
      </w:r>
    </w:p>
    <w:p w14:paraId="4964DEDC" w14:textId="77777777" w:rsidR="00F95044" w:rsidRPr="00F7630A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7630A">
        <w:rPr>
          <w:rFonts w:ascii="Consolas" w:eastAsia="新細明體" w:hAnsi="Consolas" w:cs="Consolas"/>
          <w:bCs/>
          <w:color w:val="000000"/>
          <w:sz w:val="22"/>
        </w:rPr>
        <w:t>    "</w:t>
      </w:r>
      <w:proofErr w:type="gramStart"/>
      <w:r w:rsidRPr="00F7630A">
        <w:rPr>
          <w:rFonts w:ascii="Consolas" w:eastAsia="新細明體" w:hAnsi="Consolas" w:cs="Consolas"/>
          <w:bCs/>
          <w:color w:val="000000"/>
          <w:sz w:val="22"/>
        </w:rPr>
        <w:t>success</w:t>
      </w:r>
      <w:proofErr w:type="gramEnd"/>
      <w:r w:rsidRPr="00F7630A">
        <w:rPr>
          <w:rFonts w:ascii="Consolas" w:eastAsia="新細明體" w:hAnsi="Consolas" w:cs="Consolas"/>
          <w:bCs/>
          <w:color w:val="000000"/>
          <w:sz w:val="22"/>
        </w:rPr>
        <w:t>": false,</w:t>
      </w:r>
    </w:p>
    <w:p w14:paraId="3DC675BD" w14:textId="77777777" w:rsidR="00F95044" w:rsidRPr="00F7630A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7630A">
        <w:rPr>
          <w:rFonts w:ascii="Consolas" w:eastAsia="新細明體" w:hAnsi="Consolas" w:cs="Consolas"/>
          <w:bCs/>
          <w:color w:val="000000"/>
          <w:sz w:val="22"/>
        </w:rPr>
        <w:t>    "</w:t>
      </w:r>
      <w:proofErr w:type="gramStart"/>
      <w:r w:rsidRPr="00F7630A">
        <w:rPr>
          <w:rFonts w:ascii="Consolas" w:eastAsia="新細明體" w:hAnsi="Consolas" w:cs="Consolas"/>
          <w:bCs/>
          <w:color w:val="000000"/>
          <w:sz w:val="22"/>
        </w:rPr>
        <w:t>error</w:t>
      </w:r>
      <w:proofErr w:type="gramEnd"/>
      <w:r w:rsidRPr="00F7630A">
        <w:rPr>
          <w:rFonts w:ascii="Consolas" w:eastAsia="新細明體" w:hAnsi="Consolas" w:cs="Consolas"/>
          <w:bCs/>
          <w:color w:val="000000"/>
          <w:sz w:val="22"/>
        </w:rPr>
        <w:t>": "ER0120",</w:t>
      </w:r>
    </w:p>
    <w:p w14:paraId="019FA902" w14:textId="77777777" w:rsidR="00F95044" w:rsidRPr="00F7630A" w:rsidRDefault="00F95044" w:rsidP="00F95044">
      <w:pPr>
        <w:pStyle w:val="af2"/>
        <w:widowControl/>
        <w:rPr>
          <w:rFonts w:ascii="Consolas" w:eastAsia="新細明體" w:hAnsi="Consolas" w:cs="Consolas"/>
          <w:bCs/>
          <w:color w:val="000000"/>
          <w:sz w:val="22"/>
        </w:rPr>
      </w:pPr>
      <w:r w:rsidRPr="00F7630A">
        <w:rPr>
          <w:rFonts w:ascii="Consolas" w:eastAsia="新細明體" w:hAnsi="Consolas" w:cs="Consolas"/>
          <w:bCs/>
          <w:color w:val="000000"/>
          <w:sz w:val="22"/>
        </w:rPr>
        <w:t>    "</w:t>
      </w:r>
      <w:proofErr w:type="gramStart"/>
      <w:r w:rsidRPr="00F7630A">
        <w:rPr>
          <w:rFonts w:ascii="Consolas" w:eastAsia="新細明體" w:hAnsi="Consolas" w:cs="Consolas"/>
          <w:bCs/>
          <w:color w:val="000000"/>
          <w:sz w:val="22"/>
        </w:rPr>
        <w:t>message</w:t>
      </w:r>
      <w:proofErr w:type="gramEnd"/>
      <w:r w:rsidRPr="00F7630A">
        <w:rPr>
          <w:rFonts w:ascii="Consolas" w:eastAsia="新細明體" w:hAnsi="Consolas" w:cs="Consolas"/>
          <w:bCs/>
          <w:color w:val="000000"/>
          <w:sz w:val="22"/>
        </w:rPr>
        <w:t>": "Missing required parameter."</w:t>
      </w:r>
    </w:p>
    <w:p w14:paraId="623658D5" w14:textId="652360EE" w:rsidR="0098279C" w:rsidRDefault="00F95044" w:rsidP="00F9504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F7630A">
        <w:rPr>
          <w:rFonts w:ascii="Consolas" w:eastAsia="新細明體" w:hAnsi="Consolas" w:cs="Consolas"/>
          <w:bCs/>
          <w:color w:val="000000"/>
          <w:sz w:val="22"/>
        </w:rPr>
        <w:t>}</w:t>
      </w:r>
    </w:p>
    <w:p w14:paraId="15930B1A" w14:textId="5FF50D60" w:rsidR="007C4EDE" w:rsidRPr="002A0ED4" w:rsidRDefault="002A0ED4" w:rsidP="002A0ED4">
      <w:pPr>
        <w:pStyle w:val="11"/>
        <w:numPr>
          <w:ilvl w:val="1"/>
          <w:numId w:val="3"/>
        </w:numPr>
      </w:pPr>
      <w:bookmarkStart w:id="29" w:name="_Toc193291157"/>
      <w:r>
        <w:rPr>
          <w:rFonts w:hint="eastAsia"/>
        </w:rPr>
        <w:t>擊球建議</w:t>
      </w:r>
      <w:bookmarkEnd w:id="29"/>
    </w:p>
    <w:p w14:paraId="18B3E451" w14:textId="77777777" w:rsidR="002A0ED4" w:rsidRPr="006F6F59" w:rsidRDefault="002A0ED4" w:rsidP="002A0ED4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2A0ED4" w:rsidRPr="006F6F59" w14:paraId="261D179F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AC7EF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4F878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2A0ED4" w:rsidRPr="006F6F59" w14:paraId="321ACCB5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FE456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78C35" w14:textId="05E036D6" w:rsidR="002A0ED4" w:rsidRPr="006F6F59" w:rsidRDefault="001E3181" w:rsidP="002A0ED4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 w:rsidR="002A0ED4" w:rsidRPr="006F6F59">
              <w:rPr>
                <w:rFonts w:ascii="Consolas" w:eastAsia="新細明體" w:hAnsi="Consolas" w:cs="Consolas" w:hint="eastAsia"/>
                <w:color w:val="38761D"/>
                <w:sz w:val="22"/>
              </w:rPr>
              <w:t>/</w:t>
            </w:r>
            <w:r w:rsidR="002A0ED4">
              <w:rPr>
                <w:rFonts w:ascii="Consolas" w:eastAsia="新細明體" w:hAnsi="Consolas" w:cs="Consolas" w:hint="eastAsia"/>
                <w:color w:val="38761D"/>
                <w:sz w:val="22"/>
              </w:rPr>
              <w:t>e</w:t>
            </w:r>
            <w:r w:rsidR="002A0ED4">
              <w:rPr>
                <w:rFonts w:ascii="Consolas" w:eastAsia="新細明體" w:hAnsi="Consolas" w:cs="Consolas"/>
                <w:color w:val="38761D"/>
                <w:sz w:val="22"/>
              </w:rPr>
              <w:t>xpert-data-v7.jsp?</w:t>
            </w:r>
          </w:p>
        </w:tc>
      </w:tr>
    </w:tbl>
    <w:p w14:paraId="492C148B" w14:textId="77777777" w:rsidR="002A0ED4" w:rsidRDefault="002A0ED4" w:rsidP="002A0ED4"/>
    <w:p w14:paraId="3B1CFBB4" w14:textId="77777777" w:rsidR="002A0ED4" w:rsidRPr="006F6F59" w:rsidRDefault="002A0ED4" w:rsidP="002A0ED4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1773"/>
        <w:gridCol w:w="1257"/>
        <w:gridCol w:w="4543"/>
      </w:tblGrid>
      <w:tr w:rsidR="002A0ED4" w:rsidRPr="006F6F59" w14:paraId="3F8501DF" w14:textId="77777777" w:rsidTr="00F31C21">
        <w:trPr>
          <w:trHeight w:val="12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0EEBF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404BA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6509F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ABFEA1C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2A0ED4" w:rsidRPr="006F6F59" w14:paraId="486E34D4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AFB6" w14:textId="77777777" w:rsidR="002A0ED4" w:rsidRPr="006F6F59" w:rsidRDefault="002A0ED4" w:rsidP="00F31C21">
            <w:pPr>
              <w:widowControl/>
              <w:spacing w:line="0" w:lineRule="atLeast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2C1F2" w14:textId="77777777" w:rsidR="002A0ED4" w:rsidRPr="006F6F59" w:rsidRDefault="002A0ED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e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xpert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18E3" w14:textId="77777777" w:rsidR="002A0ED4" w:rsidRPr="006F6F59" w:rsidRDefault="002A0ED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i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28A3D" w14:textId="77777777" w:rsidR="002A0ED4" w:rsidRPr="006F6F59" w:rsidRDefault="002A0ED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建議對應擊球數據編號</w:t>
            </w:r>
          </w:p>
        </w:tc>
      </w:tr>
      <w:tr w:rsidR="002A0ED4" w:rsidRPr="006F6F59" w14:paraId="3E32F3F8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8DB8" w14:textId="77777777" w:rsidR="002A0ED4" w:rsidRPr="006F6F59" w:rsidRDefault="002A0ED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2262AA7B" w14:textId="77777777" w:rsidR="002A0ED4" w:rsidRPr="006F6F59" w:rsidRDefault="002A0ED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43C64F47" w14:textId="77777777" w:rsidR="002A0ED4" w:rsidRPr="006F6F59" w:rsidRDefault="002A0ED4" w:rsidP="002A0ED4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2FE3A4FE" w14:textId="77777777" w:rsidR="002A0ED4" w:rsidRPr="006F6F59" w:rsidRDefault="002A0ED4" w:rsidP="002A0ED4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2A0ED4" w:rsidRPr="006F6F59" w14:paraId="0D505BEC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D64C9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2A0ED4" w:rsidRPr="006F6F59" w14:paraId="4C0C75A2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2B99" w14:textId="77777777" w:rsidR="002A0ED4" w:rsidRPr="006F6F59" w:rsidRDefault="002A0ED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3836420D" w14:textId="4D6C599A" w:rsidR="002A0ED4" w:rsidRDefault="002A0ED4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C038BB" w:rsidRPr="006F6F59" w14:paraId="14D8FE2E" w14:textId="77777777" w:rsidTr="00F31C21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C4596" w14:textId="34C0AAD0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66A6E" w14:textId="77777777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F7DB6C1" w14:textId="77777777" w:rsidR="00C038BB" w:rsidRPr="006F6F59" w:rsidRDefault="00C038BB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C038BB" w:rsidRPr="006F6F59" w14:paraId="54D05854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BEC1F" w14:textId="212E2A4F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C038BB">
              <w:rPr>
                <w:rFonts w:ascii="Consolas" w:eastAsia="新細明體" w:hAnsi="Consolas" w:cs="Consolas"/>
                <w:b/>
                <w:sz w:val="22"/>
              </w:rPr>
              <w:t>expert_trajectory</w:t>
            </w:r>
            <w:proofErr w:type="spellEnd"/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E510D" w14:textId="7CBE0D5B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86039" w14:textId="79A3D93C" w:rsidR="00C038BB" w:rsidRPr="006F6F59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球路類型</w:t>
            </w:r>
          </w:p>
        </w:tc>
      </w:tr>
      <w:tr w:rsidR="00C038BB" w:rsidRPr="006F6F59" w14:paraId="7A9B029C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5E77" w14:textId="31E80D5A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C038BB">
              <w:rPr>
                <w:rFonts w:ascii="Consolas" w:eastAsia="新細明體" w:hAnsi="Consolas" w:cs="Consolas"/>
                <w:b/>
                <w:sz w:val="22"/>
              </w:rPr>
              <w:t>expert_p_system</w:t>
            </w:r>
            <w:proofErr w:type="spellEnd"/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CDCD" w14:textId="77777777" w:rsidR="00C038BB" w:rsidRPr="006F6F59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911C2" w14:textId="373DCC4A" w:rsidR="00C038BB" w:rsidRPr="006F6F59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>
              <w:rPr>
                <w:rFonts w:ascii="Consolas" w:eastAsia="新細明體" w:hAnsi="Consolas" w:cs="Consolas"/>
                <w:color w:val="000000"/>
                <w:sz w:val="22"/>
              </w:rPr>
              <w:t>Psystem</w:t>
            </w:r>
            <w:proofErr w:type="spellEnd"/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階段問題</w:t>
            </w:r>
          </w:p>
        </w:tc>
      </w:tr>
      <w:tr w:rsidR="00C038BB" w:rsidRPr="006F6F59" w14:paraId="20AB11EA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149" w14:textId="4CC83AA8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C038BB">
              <w:rPr>
                <w:rFonts w:ascii="Consolas" w:eastAsia="新細明體" w:hAnsi="Consolas" w:cs="Consolas"/>
                <w:b/>
                <w:sz w:val="22"/>
              </w:rPr>
              <w:t>expert_suggestion</w:t>
            </w:r>
            <w:proofErr w:type="spellEnd"/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3E5AE" w14:textId="77777777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EF49E" w14:textId="6A4EE172" w:rsidR="00C038BB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專家建議</w:t>
            </w:r>
          </w:p>
        </w:tc>
      </w:tr>
      <w:tr w:rsidR="00C038BB" w:rsidRPr="006F6F59" w14:paraId="283BCBC8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008B" w14:textId="29172AC0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C038BB">
              <w:rPr>
                <w:rFonts w:ascii="Consolas" w:eastAsia="新細明體" w:hAnsi="Consolas" w:cs="Consolas"/>
                <w:b/>
                <w:sz w:val="22"/>
              </w:rPr>
              <w:t>expert_cause</w:t>
            </w:r>
            <w:proofErr w:type="spellEnd"/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B9BA" w14:textId="77777777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1D741" w14:textId="3E206519" w:rsidR="00C038BB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問題原因</w:t>
            </w:r>
          </w:p>
        </w:tc>
      </w:tr>
      <w:tr w:rsidR="00C038BB" w:rsidRPr="006F6F59" w14:paraId="0377914C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17E0" w14:textId="01E8E0CC" w:rsidR="00C038BB" w:rsidRP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C038BB">
              <w:rPr>
                <w:rFonts w:ascii="Consolas" w:eastAsia="新細明體" w:hAnsi="Consolas" w:cs="Consolas"/>
                <w:b/>
                <w:sz w:val="22"/>
              </w:rPr>
              <w:t>result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0AAA4" w14:textId="0EF26F14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6F6F59">
              <w:rPr>
                <w:rFonts w:ascii="Consolas" w:eastAsia="新細明體" w:hAnsi="Consolas" w:cs="Consolas" w:hint="eastAsia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F2D3F" w14:textId="244E3605" w:rsidR="00C038BB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結果成功或失敗</w:t>
            </w:r>
          </w:p>
        </w:tc>
      </w:tr>
      <w:tr w:rsidR="00C038BB" w:rsidRPr="006F6F59" w14:paraId="0A80FE4D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6B6F" w14:textId="42896117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C038BB">
              <w:rPr>
                <w:rFonts w:ascii="Consolas" w:eastAsia="新細明體" w:hAnsi="Consolas" w:cs="Consolas"/>
                <w:b/>
                <w:sz w:val="22"/>
              </w:rPr>
              <w:t>video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3CB5" w14:textId="53C257A8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5B080" w14:textId="0F0DD744" w:rsidR="00C038BB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影片名稱</w:t>
            </w:r>
          </w:p>
        </w:tc>
      </w:tr>
      <w:tr w:rsidR="00C038BB" w:rsidRPr="006F6F59" w14:paraId="4BF8D1F0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99BB" w14:textId="7C074B65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proofErr w:type="spellStart"/>
            <w:r w:rsidRPr="00C038BB">
              <w:rPr>
                <w:rFonts w:ascii="Consolas" w:eastAsia="新細明體" w:hAnsi="Consolas" w:cs="Consolas"/>
                <w:b/>
                <w:sz w:val="22"/>
              </w:rPr>
              <w:t>img_name</w:t>
            </w:r>
            <w:proofErr w:type="spellEnd"/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68B6" w14:textId="3B911218" w:rsidR="00C038BB" w:rsidRDefault="00C038B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2D66C" w14:textId="7B923788" w:rsidR="00C038BB" w:rsidRDefault="003C62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圖片名稱</w:t>
            </w:r>
          </w:p>
        </w:tc>
      </w:tr>
    </w:tbl>
    <w:p w14:paraId="5D99B1A0" w14:textId="09D999D7" w:rsidR="003C6284" w:rsidRDefault="003C6284" w:rsidP="003C628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成功結果範例</w:t>
      </w:r>
      <w:r w:rsidR="000E50F1">
        <w:rPr>
          <w:rFonts w:eastAsia="微軟正黑體" w:cs="Consolas" w:hint="eastAsia"/>
          <w:bCs/>
          <w:color w:val="000000"/>
          <w:szCs w:val="24"/>
        </w:rPr>
        <w:t>:</w:t>
      </w:r>
    </w:p>
    <w:p w14:paraId="1FDF32EE" w14:textId="030B2511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>{</w:t>
      </w:r>
    </w:p>
    <w:p w14:paraId="50B18889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 w:hint="eastAsia"/>
          <w:sz w:val="22"/>
        </w:rPr>
        <w:t xml:space="preserve">    "</w:t>
      </w:r>
      <w:proofErr w:type="spellStart"/>
      <w:r w:rsidRPr="000E50F1">
        <w:rPr>
          <w:rFonts w:ascii="Consolas" w:eastAsia="新細明體" w:hAnsi="Consolas" w:cs="Consolas" w:hint="eastAsia"/>
          <w:sz w:val="22"/>
        </w:rPr>
        <w:t>expert_trajectory</w:t>
      </w:r>
      <w:proofErr w:type="spellEnd"/>
      <w:r w:rsidRPr="000E50F1">
        <w:rPr>
          <w:rFonts w:ascii="Consolas" w:eastAsia="新細明體" w:hAnsi="Consolas" w:cs="Consolas" w:hint="eastAsia"/>
          <w:sz w:val="22"/>
        </w:rPr>
        <w:t xml:space="preserve">": "Pull Hook </w:t>
      </w:r>
      <w:proofErr w:type="gramStart"/>
      <w:r w:rsidRPr="000E50F1">
        <w:rPr>
          <w:rFonts w:ascii="Consolas" w:eastAsia="新細明體" w:hAnsi="Consolas" w:cs="Consolas" w:hint="eastAsia"/>
          <w:sz w:val="22"/>
        </w:rPr>
        <w:t>左拉左曲球</w:t>
      </w:r>
      <w:proofErr w:type="gramEnd"/>
      <w:r w:rsidRPr="000E50F1">
        <w:rPr>
          <w:rFonts w:ascii="Consolas" w:eastAsia="新細明體" w:hAnsi="Consolas" w:cs="Consolas" w:hint="eastAsia"/>
          <w:sz w:val="22"/>
        </w:rPr>
        <w:t>",</w:t>
      </w:r>
    </w:p>
    <w:p w14:paraId="45CFD2D3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 w:hint="eastAsia"/>
          <w:sz w:val="22"/>
        </w:rPr>
        <w:t xml:space="preserve">    "</w:t>
      </w:r>
      <w:proofErr w:type="spellStart"/>
      <w:r w:rsidRPr="000E50F1">
        <w:rPr>
          <w:rFonts w:ascii="Consolas" w:eastAsia="新細明體" w:hAnsi="Consolas" w:cs="Consolas" w:hint="eastAsia"/>
          <w:sz w:val="22"/>
        </w:rPr>
        <w:t>expert_p_system</w:t>
      </w:r>
      <w:proofErr w:type="spellEnd"/>
      <w:r w:rsidRPr="000E50F1">
        <w:rPr>
          <w:rFonts w:ascii="Consolas" w:eastAsia="新細明體" w:hAnsi="Consolas" w:cs="Consolas" w:hint="eastAsia"/>
          <w:sz w:val="22"/>
        </w:rPr>
        <w:t xml:space="preserve">": "P5~6 </w:t>
      </w:r>
      <w:r w:rsidRPr="000E50F1">
        <w:rPr>
          <w:rFonts w:ascii="Consolas" w:eastAsia="新細明體" w:hAnsi="Consolas" w:cs="Consolas" w:hint="eastAsia"/>
          <w:sz w:val="22"/>
        </w:rPr>
        <w:t>下杆</w:t>
      </w:r>
      <w:r w:rsidRPr="000E50F1">
        <w:rPr>
          <w:rFonts w:ascii="Consolas" w:eastAsia="新細明體" w:hAnsi="Consolas" w:cs="Consolas" w:hint="eastAsia"/>
          <w:sz w:val="22"/>
        </w:rPr>
        <w:t>",</w:t>
      </w:r>
    </w:p>
    <w:p w14:paraId="50D7C770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 w:hint="eastAsia"/>
          <w:sz w:val="22"/>
        </w:rPr>
        <w:t xml:space="preserve">    "</w:t>
      </w:r>
      <w:proofErr w:type="spellStart"/>
      <w:r w:rsidRPr="000E50F1">
        <w:rPr>
          <w:rFonts w:ascii="Consolas" w:eastAsia="新細明體" w:hAnsi="Consolas" w:cs="Consolas" w:hint="eastAsia"/>
          <w:sz w:val="22"/>
        </w:rPr>
        <w:t>expert_suggestion</w:t>
      </w:r>
      <w:proofErr w:type="spellEnd"/>
      <w:r w:rsidRPr="000E50F1">
        <w:rPr>
          <w:rFonts w:ascii="Consolas" w:eastAsia="新細明體" w:hAnsi="Consolas" w:cs="Consolas" w:hint="eastAsia"/>
          <w:sz w:val="22"/>
        </w:rPr>
        <w:t>": "</w:t>
      </w:r>
      <w:proofErr w:type="gramStart"/>
      <w:r w:rsidRPr="000E50F1">
        <w:rPr>
          <w:rFonts w:ascii="Consolas" w:eastAsia="新細明體" w:hAnsi="Consolas" w:cs="Consolas" w:hint="eastAsia"/>
          <w:sz w:val="22"/>
        </w:rPr>
        <w:t>下杆至</w:t>
      </w:r>
      <w:proofErr w:type="gramEnd"/>
      <w:r w:rsidRPr="000E50F1">
        <w:rPr>
          <w:rFonts w:ascii="Consolas" w:eastAsia="新細明體" w:hAnsi="Consolas" w:cs="Consolas" w:hint="eastAsia"/>
          <w:sz w:val="22"/>
        </w:rPr>
        <w:t>Impact</w:t>
      </w:r>
      <w:r w:rsidRPr="000E50F1">
        <w:rPr>
          <w:rFonts w:ascii="Consolas" w:eastAsia="新細明體" w:hAnsi="Consolas" w:cs="Consolas" w:hint="eastAsia"/>
          <w:sz w:val="22"/>
        </w:rPr>
        <w:t>階段，左手臂打直、左手腕維持固定</w:t>
      </w:r>
      <w:r w:rsidRPr="000E50F1">
        <w:rPr>
          <w:rFonts w:ascii="Consolas" w:eastAsia="新細明體" w:hAnsi="Consolas" w:cs="Consolas" w:hint="eastAsia"/>
          <w:sz w:val="22"/>
        </w:rPr>
        <w:t>",</w:t>
      </w:r>
    </w:p>
    <w:p w14:paraId="010AE4EA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 w:hint="eastAsia"/>
          <w:sz w:val="22"/>
        </w:rPr>
        <w:t xml:space="preserve">    "</w:t>
      </w:r>
      <w:proofErr w:type="spellStart"/>
      <w:r w:rsidRPr="000E50F1">
        <w:rPr>
          <w:rFonts w:ascii="Consolas" w:eastAsia="新細明體" w:hAnsi="Consolas" w:cs="Consolas" w:hint="eastAsia"/>
          <w:sz w:val="22"/>
        </w:rPr>
        <w:t>expert_cause</w:t>
      </w:r>
      <w:proofErr w:type="spellEnd"/>
      <w:r w:rsidRPr="000E50F1">
        <w:rPr>
          <w:rFonts w:ascii="Consolas" w:eastAsia="新細明體" w:hAnsi="Consolas" w:cs="Consolas" w:hint="eastAsia"/>
          <w:sz w:val="22"/>
        </w:rPr>
        <w:t>": "Impact</w:t>
      </w:r>
      <w:r w:rsidRPr="000E50F1">
        <w:rPr>
          <w:rFonts w:ascii="Consolas" w:eastAsia="新細明體" w:hAnsi="Consolas" w:cs="Consolas" w:hint="eastAsia"/>
          <w:sz w:val="22"/>
        </w:rPr>
        <w:t>階段，手腕與教練差異最大，下杆角度過於陡峭，手腕過度彎曲，過度由內而外的路徑</w:t>
      </w:r>
      <w:r w:rsidRPr="000E50F1">
        <w:rPr>
          <w:rFonts w:ascii="Consolas" w:eastAsia="新細明體" w:hAnsi="Consolas" w:cs="Consolas" w:hint="eastAsia"/>
          <w:sz w:val="22"/>
        </w:rPr>
        <w:t>",</w:t>
      </w:r>
    </w:p>
    <w:p w14:paraId="19FC9497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0E50F1">
        <w:rPr>
          <w:rFonts w:ascii="Consolas" w:eastAsia="新細明體" w:hAnsi="Consolas" w:cs="Consolas"/>
          <w:sz w:val="22"/>
        </w:rPr>
        <w:t>result</w:t>
      </w:r>
      <w:proofErr w:type="gramEnd"/>
      <w:r w:rsidRPr="000E50F1">
        <w:rPr>
          <w:rFonts w:ascii="Consolas" w:eastAsia="新細明體" w:hAnsi="Consolas" w:cs="Consolas"/>
          <w:sz w:val="22"/>
        </w:rPr>
        <w:t>": true,</w:t>
      </w:r>
    </w:p>
    <w:p w14:paraId="09DD2573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0E50F1">
        <w:rPr>
          <w:rFonts w:ascii="Consolas" w:eastAsia="新細明體" w:hAnsi="Consolas" w:cs="Consolas"/>
          <w:sz w:val="22"/>
        </w:rPr>
        <w:t>video</w:t>
      </w:r>
      <w:proofErr w:type="gramEnd"/>
      <w:r w:rsidRPr="000E50F1">
        <w:rPr>
          <w:rFonts w:ascii="Consolas" w:eastAsia="新細明體" w:hAnsi="Consolas" w:cs="Consolas"/>
          <w:sz w:val="22"/>
        </w:rPr>
        <w:t>": "P1_P10v5.mp4",</w:t>
      </w:r>
    </w:p>
    <w:p w14:paraId="03F25B6D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 xml:space="preserve">    "</w:t>
      </w:r>
      <w:proofErr w:type="spellStart"/>
      <w:r w:rsidRPr="000E50F1">
        <w:rPr>
          <w:rFonts w:ascii="Consolas" w:eastAsia="新細明體" w:hAnsi="Consolas" w:cs="Consolas"/>
          <w:sz w:val="22"/>
        </w:rPr>
        <w:t>img_name</w:t>
      </w:r>
      <w:proofErr w:type="spellEnd"/>
      <w:r w:rsidRPr="000E50F1">
        <w:rPr>
          <w:rFonts w:ascii="Consolas" w:eastAsia="新細明體" w:hAnsi="Consolas" w:cs="Consolas"/>
          <w:sz w:val="22"/>
        </w:rPr>
        <w:t>": "warning.png"</w:t>
      </w:r>
    </w:p>
    <w:p w14:paraId="50B63A64" w14:textId="03AA07A1" w:rsidR="002A0ED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>}</w:t>
      </w:r>
    </w:p>
    <w:p w14:paraId="3E0561BB" w14:textId="0D2507F9" w:rsidR="00C038BB" w:rsidRDefault="003C6284" w:rsidP="008730E8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失敗結果範例：</w:t>
      </w:r>
    </w:p>
    <w:p w14:paraId="07617D6F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>{</w:t>
      </w:r>
    </w:p>
    <w:p w14:paraId="4215BF79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0E50F1">
        <w:rPr>
          <w:rFonts w:ascii="Consolas" w:eastAsia="新細明體" w:hAnsi="Consolas" w:cs="Consolas"/>
          <w:sz w:val="22"/>
        </w:rPr>
        <w:t>result</w:t>
      </w:r>
      <w:proofErr w:type="gramEnd"/>
      <w:r w:rsidRPr="000E50F1">
        <w:rPr>
          <w:rFonts w:ascii="Consolas" w:eastAsia="新細明體" w:hAnsi="Consolas" w:cs="Consolas"/>
          <w:sz w:val="22"/>
        </w:rPr>
        <w:t>": false,</w:t>
      </w:r>
    </w:p>
    <w:p w14:paraId="575F6EFB" w14:textId="77777777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0E50F1">
        <w:rPr>
          <w:rFonts w:ascii="Consolas" w:eastAsia="新細明體" w:hAnsi="Consolas" w:cs="Consolas"/>
          <w:sz w:val="22"/>
        </w:rPr>
        <w:t>message</w:t>
      </w:r>
      <w:proofErr w:type="gramEnd"/>
      <w:r w:rsidRPr="000E50F1">
        <w:rPr>
          <w:rFonts w:ascii="Consolas" w:eastAsia="新細明體" w:hAnsi="Consolas" w:cs="Consolas"/>
          <w:sz w:val="22"/>
        </w:rPr>
        <w:t>": "Invalid expert ID"</w:t>
      </w:r>
    </w:p>
    <w:p w14:paraId="60AF959A" w14:textId="320B9B38" w:rsidR="003C6284" w:rsidRPr="000E50F1" w:rsidRDefault="003C6284" w:rsidP="000E50F1">
      <w:pPr>
        <w:widowControl/>
        <w:rPr>
          <w:rFonts w:ascii="Consolas" w:eastAsia="新細明體" w:hAnsi="Consolas" w:cs="Consolas"/>
          <w:sz w:val="22"/>
        </w:rPr>
      </w:pPr>
      <w:r w:rsidRPr="000E50F1">
        <w:rPr>
          <w:rFonts w:ascii="Consolas" w:eastAsia="新細明體" w:hAnsi="Consolas" w:cs="Consolas"/>
          <w:sz w:val="22"/>
        </w:rPr>
        <w:t>}</w:t>
      </w:r>
    </w:p>
    <w:p w14:paraId="024E7283" w14:textId="1ADD7E6C" w:rsidR="003C6284" w:rsidRDefault="003C6284" w:rsidP="003C628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p w14:paraId="3E47B214" w14:textId="0A1F5B30" w:rsidR="003C6284" w:rsidRPr="006555A1" w:rsidRDefault="006555A1" w:rsidP="006555A1">
      <w:pPr>
        <w:pStyle w:val="11"/>
        <w:numPr>
          <w:ilvl w:val="1"/>
          <w:numId w:val="3"/>
        </w:numPr>
      </w:pPr>
      <w:bookmarkStart w:id="30" w:name="_Toc193291158"/>
      <w:r>
        <w:rPr>
          <w:rFonts w:hint="eastAsia"/>
        </w:rPr>
        <w:t>註冊</w:t>
      </w:r>
      <w:r>
        <w:t>E6</w:t>
      </w:r>
      <w:r w:rsidR="003D0963">
        <w:rPr>
          <w:rFonts w:hint="eastAsia"/>
        </w:rPr>
        <w:t>(</w:t>
      </w:r>
      <w:r w:rsidR="003D0963">
        <w:rPr>
          <w:rFonts w:hint="eastAsia"/>
        </w:rPr>
        <w:t>無使用</w:t>
      </w:r>
      <w:r w:rsidR="003D0963">
        <w:rPr>
          <w:rFonts w:hint="eastAsia"/>
        </w:rPr>
        <w:t>)</w:t>
      </w:r>
      <w:bookmarkEnd w:id="30"/>
    </w:p>
    <w:p w14:paraId="6FB7467F" w14:textId="77777777" w:rsidR="006555A1" w:rsidRPr="006F6F59" w:rsidRDefault="006555A1" w:rsidP="006555A1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7821"/>
      </w:tblGrid>
      <w:tr w:rsidR="006555A1" w:rsidRPr="006F6F59" w14:paraId="031ACEAB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857C4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BEE1D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6555A1" w:rsidRPr="006F6F59" w14:paraId="723E87DF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71A9D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4BE20" w14:textId="34E99822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 w:rsidRPr="006F6F59">
              <w:rPr>
                <w:rFonts w:ascii="Consolas" w:eastAsia="新細明體" w:hAnsi="Consolas" w:cs="Consolas" w:hint="eastAsia"/>
                <w:color w:val="38761D"/>
                <w:sz w:val="22"/>
              </w:rPr>
              <w:t>/</w:t>
            </w:r>
            <w:r w:rsidRPr="006555A1">
              <w:rPr>
                <w:rFonts w:ascii="Consolas" w:eastAsia="新細明體" w:hAnsi="Consolas" w:cs="Consolas"/>
                <w:color w:val="38761D"/>
                <w:sz w:val="22"/>
              </w:rPr>
              <w:t>golfmasterregister.jsp</w:t>
            </w:r>
          </w:p>
        </w:tc>
      </w:tr>
    </w:tbl>
    <w:p w14:paraId="63EF6355" w14:textId="77777777" w:rsidR="006555A1" w:rsidRDefault="006555A1" w:rsidP="006555A1"/>
    <w:p w14:paraId="71C28E51" w14:textId="77777777" w:rsidR="006555A1" w:rsidRPr="006F6F59" w:rsidRDefault="006555A1" w:rsidP="006555A1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1773"/>
        <w:gridCol w:w="1257"/>
        <w:gridCol w:w="4543"/>
      </w:tblGrid>
      <w:tr w:rsidR="006555A1" w:rsidRPr="006F6F59" w14:paraId="63670001" w14:textId="77777777" w:rsidTr="00F31C21">
        <w:trPr>
          <w:trHeight w:val="12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A9C7B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1F99F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2018F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2BC298A7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6555A1" w:rsidRPr="006F6F59" w14:paraId="4B4732E7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80F31" w14:textId="77777777" w:rsidR="006555A1" w:rsidRPr="006F6F59" w:rsidRDefault="006555A1" w:rsidP="00F31C21">
            <w:pPr>
              <w:widowControl/>
              <w:spacing w:line="0" w:lineRule="atLeast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82B2" w14:textId="3C338326" w:rsidR="006555A1" w:rsidRPr="006F6F59" w:rsidRDefault="00B0210B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account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1D3D5" w14:textId="7CE225B8" w:rsidR="006555A1" w:rsidRPr="006F6F59" w:rsidRDefault="00B0210B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90C8" w14:textId="454F6F1C" w:rsidR="006555A1" w:rsidRPr="006F6F59" w:rsidRDefault="00B0210B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帳號</w:t>
            </w:r>
          </w:p>
        </w:tc>
      </w:tr>
      <w:tr w:rsidR="00B0210B" w:rsidRPr="006F6F59" w14:paraId="5B879F61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21DF3" w14:textId="6311FE60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C21A" w14:textId="7500FE64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password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3C94" w14:textId="7A5FE619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2F180" w14:textId="57156221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密碼</w:t>
            </w:r>
          </w:p>
        </w:tc>
      </w:tr>
      <w:tr w:rsidR="00B0210B" w:rsidRPr="006F6F59" w14:paraId="4FD3972F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E4EB" w14:textId="16D597EB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00941" w14:textId="41934B03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nickname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BC15" w14:textId="276DE92E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57AF" w14:textId="49935EF3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暱稱</w:t>
            </w:r>
          </w:p>
        </w:tc>
      </w:tr>
      <w:tr w:rsidR="00B0210B" w:rsidRPr="006F6F59" w14:paraId="123A70D5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7AB0" w14:textId="0C3C41BA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6F14" w14:textId="39765851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dexterity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0347F" w14:textId="3CC5C335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ACAFE" w14:textId="033C0335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慣用手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 (1: 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右手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, 2: 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左手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)</w:t>
            </w:r>
          </w:p>
        </w:tc>
      </w:tr>
      <w:tr w:rsidR="00B0210B" w:rsidRPr="006F6F59" w14:paraId="1B3C4AC7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6DDAD" w14:textId="6D8CAB21" w:rsidR="00B0210B" w:rsidRPr="006F6F59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2F84F" w14:textId="7AE8EE1F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name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CCF6" w14:textId="326A0ACC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FC02D" w14:textId="3A85C28A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姓名</w:t>
            </w:r>
          </w:p>
        </w:tc>
      </w:tr>
      <w:tr w:rsidR="00B0210B" w:rsidRPr="006F6F59" w14:paraId="70396B9A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88320" w14:textId="6904A7B9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0C6F90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B253C" w14:textId="7DA859F6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birth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5AFE" w14:textId="5E558C0B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FB4D6" w14:textId="25C4CDA8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出生日期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 (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格式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: YYYY-MM-DD)</w:t>
            </w:r>
          </w:p>
        </w:tc>
      </w:tr>
      <w:tr w:rsidR="00B0210B" w:rsidRPr="006F6F59" w14:paraId="5268E166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67B5" w14:textId="4FB70827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0C6F90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27E12" w14:textId="3538D9CB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gender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40FF" w14:textId="158A4393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942EA" w14:textId="1B7CBF25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性別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 (1: 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男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 xml:space="preserve">, 2: 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女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)</w:t>
            </w:r>
          </w:p>
        </w:tc>
      </w:tr>
      <w:tr w:rsidR="00B0210B" w:rsidRPr="006F6F59" w14:paraId="07715C46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E532" w14:textId="309D2C57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0C6F90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69D6" w14:textId="101574AD" w:rsidR="00B0210B" w:rsidRP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tee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0F2D6" w14:textId="5FCD9829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0C925" w14:textId="25EB5C4F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球道類型</w:t>
            </w:r>
          </w:p>
        </w:tc>
      </w:tr>
      <w:tr w:rsidR="00B0210B" w:rsidRPr="006F6F59" w14:paraId="0FD26AE3" w14:textId="77777777" w:rsidTr="00F31C21">
        <w:trPr>
          <w:trHeight w:val="56"/>
        </w:trPr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77D0" w14:textId="6FFAB94F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0C6F90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E542E" w14:textId="6077BC35" w:rsidR="00B0210B" w:rsidRP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000000"/>
                <w:sz w:val="22"/>
              </w:rPr>
              <w:t>phone</w:t>
            </w:r>
          </w:p>
        </w:tc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05EF3" w14:textId="17A4DE0A" w:rsidR="00B0210B" w:rsidRDefault="00B0210B" w:rsidP="00B0210B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4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75C08" w14:textId="033B5FEC" w:rsidR="00B0210B" w:rsidRDefault="00B0210B" w:rsidP="00B0210B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電話號碼</w:t>
            </w:r>
          </w:p>
        </w:tc>
      </w:tr>
      <w:tr w:rsidR="006555A1" w:rsidRPr="006F6F59" w14:paraId="1679BC7D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B77D" w14:textId="77777777" w:rsidR="006555A1" w:rsidRPr="006F6F59" w:rsidRDefault="006555A1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0323FBA6" w14:textId="77777777" w:rsidR="006555A1" w:rsidRPr="006F6F59" w:rsidRDefault="006555A1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5740CF31" w14:textId="77777777" w:rsidR="006555A1" w:rsidRPr="006F6F59" w:rsidRDefault="006555A1" w:rsidP="006555A1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6C597C17" w14:textId="77777777" w:rsidR="006555A1" w:rsidRPr="006F6F59" w:rsidRDefault="006555A1" w:rsidP="006555A1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6555A1" w:rsidRPr="006F6F59" w14:paraId="05C51D7F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A70C5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6555A1" w:rsidRPr="006F6F59" w14:paraId="5C3B30F9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4223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65D2AED3" w14:textId="77777777" w:rsidR="006555A1" w:rsidRDefault="006555A1" w:rsidP="006555A1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6555A1" w:rsidRPr="006F6F59" w14:paraId="24FF5DDA" w14:textId="77777777" w:rsidTr="00F31C21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9C3D8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B2496" w14:textId="77777777" w:rsidR="006555A1" w:rsidRPr="006F6F59" w:rsidRDefault="006555A1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202776A5" w14:textId="77777777" w:rsidR="006555A1" w:rsidRPr="006F6F59" w:rsidRDefault="006555A1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6555A1" w:rsidRPr="006F6F59" w14:paraId="158AC2B3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039BA" w14:textId="7C2E8313" w:rsidR="006555A1" w:rsidRPr="006F6F59" w:rsidRDefault="00B0210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code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83FD" w14:textId="7B5D2FAF" w:rsidR="006555A1" w:rsidRPr="006F6F59" w:rsidRDefault="00B0210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B5EA5" w14:textId="1E1BF368" w:rsidR="006555A1" w:rsidRPr="006F6F59" w:rsidRDefault="00B0210B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狀態碼，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0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表示成功，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-1</w:t>
            </w: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表示失敗</w:t>
            </w:r>
          </w:p>
        </w:tc>
      </w:tr>
      <w:tr w:rsidR="006555A1" w:rsidRPr="006F6F59" w14:paraId="79198FF6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0FF1" w14:textId="05261B5A" w:rsidR="006555A1" w:rsidRPr="006F6F59" w:rsidRDefault="00B0210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success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C4BE4" w14:textId="0415EB32" w:rsidR="006555A1" w:rsidRPr="006F6F59" w:rsidRDefault="00B0210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864A3" w14:textId="4760B457" w:rsidR="006555A1" w:rsidRPr="006F6F59" w:rsidRDefault="00B0210B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是否成功</w:t>
            </w:r>
          </w:p>
        </w:tc>
      </w:tr>
      <w:tr w:rsidR="006555A1" w:rsidRPr="006F6F59" w14:paraId="0BEED84D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CCE5" w14:textId="3FA223B7" w:rsidR="006555A1" w:rsidRDefault="00B0210B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message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6934" w14:textId="77777777" w:rsidR="006555A1" w:rsidRDefault="006555A1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1949B" w14:textId="3A0C9E3C" w:rsidR="006555A1" w:rsidRDefault="00B0210B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訊息</w:t>
            </w:r>
          </w:p>
        </w:tc>
      </w:tr>
    </w:tbl>
    <w:p w14:paraId="31A01D0B" w14:textId="77777777" w:rsidR="006555A1" w:rsidRDefault="006555A1" w:rsidP="006555A1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成功結果範例</w:t>
      </w:r>
      <w:r>
        <w:rPr>
          <w:rFonts w:eastAsia="微軟正黑體" w:cs="Consolas" w:hint="eastAsia"/>
          <w:bCs/>
          <w:color w:val="000000"/>
          <w:szCs w:val="24"/>
        </w:rPr>
        <w:t>:</w:t>
      </w:r>
    </w:p>
    <w:p w14:paraId="0B7ACA5D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>{</w:t>
      </w:r>
    </w:p>
    <w:p w14:paraId="00B212D4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E2744">
        <w:rPr>
          <w:rFonts w:ascii="Consolas" w:eastAsia="新細明體" w:hAnsi="Consolas" w:cs="Consolas"/>
          <w:sz w:val="22"/>
        </w:rPr>
        <w:t>code</w:t>
      </w:r>
      <w:proofErr w:type="gramEnd"/>
      <w:r w:rsidRPr="009E2744">
        <w:rPr>
          <w:rFonts w:ascii="Consolas" w:eastAsia="新細明體" w:hAnsi="Consolas" w:cs="Consolas"/>
          <w:sz w:val="22"/>
        </w:rPr>
        <w:t>": 0,</w:t>
      </w:r>
    </w:p>
    <w:p w14:paraId="4A88F59A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E2744">
        <w:rPr>
          <w:rFonts w:ascii="Consolas" w:eastAsia="新細明體" w:hAnsi="Consolas" w:cs="Consolas"/>
          <w:sz w:val="22"/>
        </w:rPr>
        <w:t>success</w:t>
      </w:r>
      <w:proofErr w:type="gramEnd"/>
      <w:r w:rsidRPr="009E2744">
        <w:rPr>
          <w:rFonts w:ascii="Consolas" w:eastAsia="新細明體" w:hAnsi="Consolas" w:cs="Consolas"/>
          <w:sz w:val="22"/>
        </w:rPr>
        <w:t>": true,</w:t>
      </w:r>
    </w:p>
    <w:p w14:paraId="034303B2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 w:hint="eastAsia"/>
          <w:sz w:val="22"/>
        </w:rPr>
        <w:t xml:space="preserve">    "message": "</w:t>
      </w:r>
      <w:r w:rsidRPr="009E2744">
        <w:rPr>
          <w:rFonts w:ascii="Consolas" w:eastAsia="新細明體" w:hAnsi="Consolas" w:cs="Consolas" w:hint="eastAsia"/>
          <w:sz w:val="22"/>
        </w:rPr>
        <w:t>註冊完成</w:t>
      </w:r>
      <w:r w:rsidRPr="009E2744">
        <w:rPr>
          <w:rFonts w:ascii="Consolas" w:eastAsia="新細明體" w:hAnsi="Consolas" w:cs="Consolas" w:hint="eastAsia"/>
          <w:sz w:val="22"/>
        </w:rPr>
        <w:t>"</w:t>
      </w:r>
    </w:p>
    <w:p w14:paraId="1B87BA26" w14:textId="77777777" w:rsid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>}</w:t>
      </w:r>
    </w:p>
    <w:p w14:paraId="3BAEAE8D" w14:textId="1C08E00B" w:rsidR="006555A1" w:rsidRDefault="006555A1" w:rsidP="009E274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失敗結果範例：</w:t>
      </w:r>
    </w:p>
    <w:p w14:paraId="5922561F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>{</w:t>
      </w:r>
    </w:p>
    <w:p w14:paraId="154ECF03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E2744">
        <w:rPr>
          <w:rFonts w:ascii="Consolas" w:eastAsia="新細明體" w:hAnsi="Consolas" w:cs="Consolas"/>
          <w:sz w:val="22"/>
        </w:rPr>
        <w:t>code</w:t>
      </w:r>
      <w:proofErr w:type="gramEnd"/>
      <w:r w:rsidRPr="009E2744">
        <w:rPr>
          <w:rFonts w:ascii="Consolas" w:eastAsia="新細明體" w:hAnsi="Consolas" w:cs="Consolas"/>
          <w:sz w:val="22"/>
        </w:rPr>
        <w:t>": -1,</w:t>
      </w:r>
    </w:p>
    <w:p w14:paraId="0B686136" w14:textId="77777777" w:rsidR="009E2744" w:rsidRP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E2744">
        <w:rPr>
          <w:rFonts w:ascii="Consolas" w:eastAsia="新細明體" w:hAnsi="Consolas" w:cs="Consolas"/>
          <w:sz w:val="22"/>
        </w:rPr>
        <w:t>success</w:t>
      </w:r>
      <w:proofErr w:type="gramEnd"/>
      <w:r w:rsidRPr="009E2744">
        <w:rPr>
          <w:rFonts w:ascii="Consolas" w:eastAsia="新細明體" w:hAnsi="Consolas" w:cs="Consolas"/>
          <w:sz w:val="22"/>
        </w:rPr>
        <w:t>": false,</w:t>
      </w:r>
    </w:p>
    <w:p w14:paraId="48D00FA6" w14:textId="77777777" w:rsid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 w:hint="eastAsia"/>
          <w:sz w:val="22"/>
        </w:rPr>
        <w:t xml:space="preserve">    "message": "</w:t>
      </w:r>
      <w:r w:rsidRPr="009E2744">
        <w:rPr>
          <w:rFonts w:ascii="Consolas" w:eastAsia="新細明體" w:hAnsi="Consolas" w:cs="Consolas" w:hint="eastAsia"/>
          <w:sz w:val="22"/>
        </w:rPr>
        <w:t>資料有誤</w:t>
      </w:r>
      <w:r>
        <w:rPr>
          <w:rFonts w:ascii="Consolas" w:eastAsia="新細明體" w:hAnsi="Consolas" w:cs="Consolas" w:hint="eastAsia"/>
          <w:sz w:val="22"/>
        </w:rPr>
        <w:t>"</w:t>
      </w:r>
    </w:p>
    <w:p w14:paraId="7185D590" w14:textId="065232C4" w:rsidR="003017A6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  <w:r w:rsidRPr="009E2744">
        <w:rPr>
          <w:rFonts w:ascii="Consolas" w:eastAsia="新細明體" w:hAnsi="Consolas" w:cs="Consolas"/>
          <w:sz w:val="22"/>
        </w:rPr>
        <w:t>}</w:t>
      </w:r>
    </w:p>
    <w:p w14:paraId="1A724AB1" w14:textId="79ADF218" w:rsidR="009E2744" w:rsidRDefault="009E2744" w:rsidP="009E2744">
      <w:pPr>
        <w:pStyle w:val="af2"/>
        <w:widowControl/>
        <w:rPr>
          <w:rFonts w:ascii="Consolas" w:eastAsia="新細明體" w:hAnsi="Consolas" w:cs="Consolas"/>
          <w:sz w:val="22"/>
        </w:rPr>
      </w:pPr>
    </w:p>
    <w:p w14:paraId="212D7FED" w14:textId="18476959" w:rsidR="009E2744" w:rsidRPr="00B96404" w:rsidRDefault="00B96404" w:rsidP="00B96404">
      <w:pPr>
        <w:pStyle w:val="11"/>
        <w:numPr>
          <w:ilvl w:val="1"/>
          <w:numId w:val="3"/>
        </w:numPr>
      </w:pPr>
      <w:bookmarkStart w:id="31" w:name="_Toc193291159"/>
      <w:r>
        <w:rPr>
          <w:rFonts w:hint="eastAsia"/>
        </w:rPr>
        <w:t>查詢影像</w:t>
      </w:r>
      <w:bookmarkEnd w:id="31"/>
    </w:p>
    <w:p w14:paraId="0C9292C9" w14:textId="77777777" w:rsidR="00B96404" w:rsidRPr="006F6F59" w:rsidRDefault="00B96404" w:rsidP="00B96404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B96404" w:rsidRPr="006F6F59" w14:paraId="60584F1E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5E7E2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DB226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B96404" w:rsidRPr="006F6F59" w14:paraId="7628B4C3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20A5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11F40" w14:textId="791ECE9A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>
              <w:t xml:space="preserve"> </w:t>
            </w:r>
            <w:r w:rsidRPr="00B96404">
              <w:rPr>
                <w:rFonts w:ascii="Consolas" w:eastAsia="新細明體" w:hAnsi="Consolas" w:cs="Consolas"/>
                <w:color w:val="38761D"/>
                <w:sz w:val="22"/>
              </w:rPr>
              <w:t>/shot-</w:t>
            </w:r>
            <w:proofErr w:type="spellStart"/>
            <w:r w:rsidRPr="00B96404">
              <w:rPr>
                <w:rFonts w:ascii="Consolas" w:eastAsia="新細明體" w:hAnsi="Consolas" w:cs="Consolas"/>
                <w:color w:val="38761D"/>
                <w:sz w:val="22"/>
              </w:rPr>
              <w:t>video.jsp</w:t>
            </w:r>
            <w:proofErr w:type="spellEnd"/>
          </w:p>
        </w:tc>
      </w:tr>
    </w:tbl>
    <w:p w14:paraId="12AB86DE" w14:textId="77777777" w:rsidR="00B96404" w:rsidRDefault="00B96404" w:rsidP="00B96404"/>
    <w:p w14:paraId="5961A706" w14:textId="77777777" w:rsidR="00B96404" w:rsidRPr="006F6F59" w:rsidRDefault="00B96404" w:rsidP="00B96404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2499"/>
        <w:gridCol w:w="1195"/>
        <w:gridCol w:w="3922"/>
      </w:tblGrid>
      <w:tr w:rsidR="00B96404" w:rsidRPr="006F6F59" w14:paraId="414D6395" w14:textId="77777777" w:rsidTr="00D9352F">
        <w:trPr>
          <w:trHeight w:val="12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169BF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292B0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23CA8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066DE741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B96404" w:rsidRPr="006F6F59" w14:paraId="582F3CF1" w14:textId="77777777" w:rsidTr="00D9352F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2318" w14:textId="77777777" w:rsidR="00B96404" w:rsidRPr="006F6F59" w:rsidRDefault="00B96404" w:rsidP="00F31C21">
            <w:pPr>
              <w:widowControl/>
              <w:spacing w:line="0" w:lineRule="atLeast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932FF" w14:textId="21674248" w:rsidR="00B96404" w:rsidRPr="006F6F59" w:rsidRDefault="00D9352F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D9352F">
              <w:rPr>
                <w:rFonts w:ascii="Consolas" w:eastAsia="新細明體" w:hAnsi="Consolas" w:cs="Consolas"/>
                <w:color w:val="000000"/>
                <w:sz w:val="22"/>
              </w:rPr>
              <w:t>player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5453" w14:textId="77777777" w:rsidR="00B96404" w:rsidRPr="006F6F59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DDF60" w14:textId="445EE178" w:rsidR="00B96404" w:rsidRPr="006F6F59" w:rsidRDefault="000C348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暱稱</w:t>
            </w:r>
          </w:p>
        </w:tc>
      </w:tr>
      <w:tr w:rsidR="00B96404" w:rsidRPr="006F6F59" w14:paraId="027EA9E3" w14:textId="77777777" w:rsidTr="00D9352F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C5F0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609B" w14:textId="08B8E45D" w:rsidR="00B96404" w:rsidRDefault="00D9352F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 w:rsidRPr="00D9352F">
              <w:rPr>
                <w:rFonts w:ascii="Consolas" w:eastAsia="新細明體" w:hAnsi="Consolas" w:cs="Consolas"/>
                <w:color w:val="000000"/>
                <w:sz w:val="22"/>
              </w:rPr>
              <w:t>video_id</w:t>
            </w:r>
            <w:proofErr w:type="spellEnd"/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DAAD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AD373" w14:textId="7B760C4E" w:rsidR="00B96404" w:rsidRDefault="000C348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影片</w:t>
            </w:r>
            <w:r>
              <w:rPr>
                <w:rFonts w:ascii="Consolas" w:eastAsia="新細明體" w:hAnsi="Consolas" w:cs="Consolas"/>
                <w:color w:val="000000"/>
                <w:sz w:val="22"/>
              </w:rPr>
              <w:t>id</w:t>
            </w:r>
          </w:p>
        </w:tc>
      </w:tr>
      <w:tr w:rsidR="00B96404" w:rsidRPr="006F6F59" w14:paraId="1B2F20FA" w14:textId="77777777" w:rsidTr="00D9352F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2B67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E243" w14:textId="164A3138" w:rsidR="00B96404" w:rsidRDefault="00D9352F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 w:rsidRPr="00D9352F">
              <w:rPr>
                <w:rFonts w:ascii="Consolas" w:eastAsia="新細明體" w:hAnsi="Consolas" w:cs="Consolas"/>
                <w:color w:val="000000"/>
                <w:sz w:val="22"/>
              </w:rPr>
              <w:t>raw_shotVideo_front</w:t>
            </w:r>
            <w:proofErr w:type="spellEnd"/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61F00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003D0" w14:textId="79441F79" w:rsidR="00B96404" w:rsidRDefault="000C348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正面影像</w:t>
            </w:r>
          </w:p>
        </w:tc>
      </w:tr>
      <w:tr w:rsidR="00B96404" w:rsidRPr="006F6F59" w14:paraId="32C4894E" w14:textId="77777777" w:rsidTr="00D9352F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C533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A2013" w14:textId="33FE3EA4" w:rsidR="00B96404" w:rsidRDefault="00D9352F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proofErr w:type="spellStart"/>
            <w:r w:rsidRPr="00D9352F">
              <w:rPr>
                <w:rFonts w:ascii="Consolas" w:eastAsia="新細明體" w:hAnsi="Consolas" w:cs="Consolas"/>
                <w:color w:val="000000"/>
                <w:sz w:val="22"/>
              </w:rPr>
              <w:t>raw_shotVideo_side</w:t>
            </w:r>
            <w:proofErr w:type="spellEnd"/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5E22" w14:textId="5A762C79" w:rsidR="00B96404" w:rsidRDefault="0076368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011D" w14:textId="34E6ABF1" w:rsidR="00B96404" w:rsidRDefault="000C3484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側面影像</w:t>
            </w:r>
          </w:p>
        </w:tc>
      </w:tr>
      <w:tr w:rsidR="00B96404" w:rsidRPr="006F6F59" w14:paraId="727ECC6E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20C7" w14:textId="77777777" w:rsidR="00B96404" w:rsidRPr="006F6F59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78EB35E0" w14:textId="77777777" w:rsidR="00B96404" w:rsidRPr="006F6F59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0575941F" w14:textId="77777777" w:rsidR="00B96404" w:rsidRPr="006F6F59" w:rsidRDefault="00B96404" w:rsidP="00B96404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0AC01BFE" w14:textId="77777777" w:rsidR="00B96404" w:rsidRPr="006F6F59" w:rsidRDefault="00B96404" w:rsidP="00B96404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B96404" w:rsidRPr="006F6F59" w14:paraId="6F25835C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E91A1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B96404" w:rsidRPr="006F6F59" w14:paraId="1E936676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D5144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17CE7EA8" w14:textId="77777777" w:rsidR="00B96404" w:rsidRDefault="00B96404" w:rsidP="00B9640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B96404" w:rsidRPr="006F6F59" w14:paraId="08121E06" w14:textId="77777777" w:rsidTr="00F31C21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DB8F0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CBB16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4372040C" w14:textId="77777777" w:rsidR="00B96404" w:rsidRPr="006F6F59" w:rsidRDefault="00B96404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B96404" w:rsidRPr="006F6F59" w14:paraId="79911F26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6819B" w14:textId="42D81B80" w:rsidR="00B96404" w:rsidRPr="006F6F59" w:rsidRDefault="00A775AE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A775AE">
              <w:rPr>
                <w:rFonts w:ascii="Consolas" w:eastAsia="新細明體" w:hAnsi="Consolas" w:cs="Consolas"/>
                <w:b/>
                <w:sz w:val="22"/>
              </w:rPr>
              <w:t>result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6DE58" w14:textId="23FDA169" w:rsidR="00B96404" w:rsidRPr="006F6F59" w:rsidRDefault="00A775AE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A775AE">
              <w:rPr>
                <w:rFonts w:ascii="Consolas" w:eastAsia="新細明體" w:hAnsi="Consolas" w:cs="Consolas"/>
                <w:color w:val="7F624D"/>
                <w:sz w:val="22"/>
              </w:rPr>
              <w:t>Array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C90F0" w14:textId="27B4C169" w:rsidR="00B96404" w:rsidRPr="006F6F59" w:rsidRDefault="00A775AE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影像</w:t>
            </w:r>
            <w:r w:rsidRPr="00A775AE">
              <w:rPr>
                <w:rFonts w:ascii="Consolas" w:eastAsia="新細明體" w:hAnsi="Consolas" w:cs="Consolas" w:hint="eastAsia"/>
                <w:color w:val="000000"/>
                <w:sz w:val="22"/>
              </w:rPr>
              <w:t>分析結果</w:t>
            </w:r>
          </w:p>
        </w:tc>
      </w:tr>
      <w:tr w:rsidR="00B96404" w:rsidRPr="006F6F59" w14:paraId="590B7814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FE73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success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24F2D" w14:textId="77777777" w:rsidR="00B96404" w:rsidRPr="006F6F59" w:rsidRDefault="00B9640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4638A" w14:textId="77777777" w:rsidR="00B96404" w:rsidRPr="006F6F59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是否成功</w:t>
            </w:r>
          </w:p>
        </w:tc>
      </w:tr>
      <w:tr w:rsidR="00B96404" w:rsidRPr="006F6F59" w14:paraId="449FC109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7407" w14:textId="77777777" w:rsidR="00B96404" w:rsidRDefault="00B9640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message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0570" w14:textId="77777777" w:rsidR="00B96404" w:rsidRDefault="00B96404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76BCF" w14:textId="77777777" w:rsidR="00B96404" w:rsidRDefault="00B96404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訊息</w:t>
            </w:r>
          </w:p>
        </w:tc>
      </w:tr>
    </w:tbl>
    <w:p w14:paraId="3FBD5222" w14:textId="77777777" w:rsidR="00B96404" w:rsidRDefault="00B96404" w:rsidP="00B96404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成功結果範例</w:t>
      </w:r>
      <w:r>
        <w:rPr>
          <w:rFonts w:eastAsia="微軟正黑體" w:cs="Consolas" w:hint="eastAsia"/>
          <w:bCs/>
          <w:color w:val="000000"/>
          <w:szCs w:val="24"/>
        </w:rPr>
        <w:t>:</w:t>
      </w:r>
    </w:p>
    <w:p w14:paraId="2C7745BF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>{</w:t>
      </w:r>
    </w:p>
    <w:p w14:paraId="76BB7C70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A19F0">
        <w:rPr>
          <w:rFonts w:ascii="Consolas" w:eastAsia="新細明體" w:hAnsi="Consolas" w:cs="Consolas"/>
          <w:sz w:val="22"/>
        </w:rPr>
        <w:t>success</w:t>
      </w:r>
      <w:proofErr w:type="gramEnd"/>
      <w:r w:rsidRPr="009A19F0">
        <w:rPr>
          <w:rFonts w:ascii="Consolas" w:eastAsia="新細明體" w:hAnsi="Consolas" w:cs="Consolas"/>
          <w:sz w:val="22"/>
        </w:rPr>
        <w:t>": true,</w:t>
      </w:r>
    </w:p>
    <w:p w14:paraId="11A1BC8B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A19F0">
        <w:rPr>
          <w:rFonts w:ascii="Consolas" w:eastAsia="新細明體" w:hAnsi="Consolas" w:cs="Consolas"/>
          <w:sz w:val="22"/>
        </w:rPr>
        <w:t>result</w:t>
      </w:r>
      <w:proofErr w:type="gramEnd"/>
      <w:r w:rsidRPr="009A19F0">
        <w:rPr>
          <w:rFonts w:ascii="Consolas" w:eastAsia="新細明體" w:hAnsi="Consolas" w:cs="Consolas"/>
          <w:sz w:val="22"/>
        </w:rPr>
        <w:t>": [</w:t>
      </w:r>
    </w:p>
    <w:p w14:paraId="04CACAAF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{</w:t>
      </w:r>
    </w:p>
    <w:p w14:paraId="72CE592A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    "</w:t>
      </w:r>
      <w:proofErr w:type="gramStart"/>
      <w:r w:rsidRPr="009A19F0">
        <w:rPr>
          <w:rFonts w:ascii="Consolas" w:eastAsia="新細明體" w:hAnsi="Consolas" w:cs="Consolas"/>
          <w:sz w:val="22"/>
        </w:rPr>
        <w:t>id</w:t>
      </w:r>
      <w:proofErr w:type="gramEnd"/>
      <w:r w:rsidRPr="009A19F0">
        <w:rPr>
          <w:rFonts w:ascii="Consolas" w:eastAsia="新細明體" w:hAnsi="Consolas" w:cs="Consolas"/>
          <w:sz w:val="22"/>
        </w:rPr>
        <w:t>": 1,</w:t>
      </w:r>
    </w:p>
    <w:p w14:paraId="713F85EF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    "</w:t>
      </w:r>
      <w:proofErr w:type="gramStart"/>
      <w:r w:rsidRPr="009A19F0">
        <w:rPr>
          <w:rFonts w:ascii="Consolas" w:eastAsia="新細明體" w:hAnsi="Consolas" w:cs="Consolas"/>
          <w:sz w:val="22"/>
        </w:rPr>
        <w:t>player</w:t>
      </w:r>
      <w:proofErr w:type="gramEnd"/>
      <w:r w:rsidRPr="009A19F0">
        <w:rPr>
          <w:rFonts w:ascii="Consolas" w:eastAsia="新細明體" w:hAnsi="Consolas" w:cs="Consolas"/>
          <w:sz w:val="22"/>
        </w:rPr>
        <w:t>": "Sample Player",</w:t>
      </w:r>
    </w:p>
    <w:p w14:paraId="2D020E66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    "</w:t>
      </w:r>
      <w:proofErr w:type="spellStart"/>
      <w:r w:rsidRPr="009A19F0">
        <w:rPr>
          <w:rFonts w:ascii="Consolas" w:eastAsia="新細明體" w:hAnsi="Consolas" w:cs="Consolas"/>
          <w:sz w:val="22"/>
        </w:rPr>
        <w:t>video_id</w:t>
      </w:r>
      <w:proofErr w:type="spellEnd"/>
      <w:r w:rsidRPr="009A19F0">
        <w:rPr>
          <w:rFonts w:ascii="Consolas" w:eastAsia="新細明體" w:hAnsi="Consolas" w:cs="Consolas"/>
          <w:sz w:val="22"/>
        </w:rPr>
        <w:t>": "12345",</w:t>
      </w:r>
    </w:p>
    <w:p w14:paraId="42EF1A2C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    "</w:t>
      </w:r>
      <w:proofErr w:type="spellStart"/>
      <w:r w:rsidRPr="009A19F0">
        <w:rPr>
          <w:rFonts w:ascii="Consolas" w:eastAsia="新細明體" w:hAnsi="Consolas" w:cs="Consolas"/>
          <w:sz w:val="22"/>
        </w:rPr>
        <w:t>analysis_result</w:t>
      </w:r>
      <w:proofErr w:type="spellEnd"/>
      <w:r w:rsidRPr="009A19F0">
        <w:rPr>
          <w:rFonts w:ascii="Consolas" w:eastAsia="新細明體" w:hAnsi="Consolas" w:cs="Consolas"/>
          <w:sz w:val="22"/>
        </w:rPr>
        <w:t>": "Sample Analysis Result"</w:t>
      </w:r>
    </w:p>
    <w:p w14:paraId="69CBEFE2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    }</w:t>
      </w:r>
    </w:p>
    <w:p w14:paraId="4FBEB281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]</w:t>
      </w:r>
    </w:p>
    <w:p w14:paraId="48B276AA" w14:textId="77777777" w:rsidR="00460472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>}</w:t>
      </w:r>
    </w:p>
    <w:p w14:paraId="2022DF27" w14:textId="23E2A3CB" w:rsidR="00B96404" w:rsidRDefault="00B96404" w:rsidP="009A19F0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失敗結果範例：</w:t>
      </w:r>
    </w:p>
    <w:p w14:paraId="173D21FA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>{</w:t>
      </w:r>
    </w:p>
    <w:p w14:paraId="1F4D2427" w14:textId="77777777" w:rsidR="009A19F0" w:rsidRP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9A19F0">
        <w:rPr>
          <w:rFonts w:ascii="Consolas" w:eastAsia="新細明體" w:hAnsi="Consolas" w:cs="Consolas"/>
          <w:sz w:val="22"/>
        </w:rPr>
        <w:t>success</w:t>
      </w:r>
      <w:proofErr w:type="gramEnd"/>
      <w:r w:rsidRPr="009A19F0">
        <w:rPr>
          <w:rFonts w:ascii="Consolas" w:eastAsia="新細明體" w:hAnsi="Consolas" w:cs="Consolas"/>
          <w:sz w:val="22"/>
        </w:rPr>
        <w:t>": false,</w:t>
      </w:r>
    </w:p>
    <w:p w14:paraId="6DBD1429" w14:textId="77777777" w:rsid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 xml:space="preserve">  </w:t>
      </w:r>
      <w:r>
        <w:rPr>
          <w:rFonts w:ascii="Consolas" w:eastAsia="新細明體" w:hAnsi="Consolas" w:cs="Consolas"/>
          <w:sz w:val="22"/>
        </w:rPr>
        <w:t xml:space="preserve">  "</w:t>
      </w:r>
      <w:proofErr w:type="gramStart"/>
      <w:r>
        <w:rPr>
          <w:rFonts w:ascii="Consolas" w:eastAsia="新細明體" w:hAnsi="Consolas" w:cs="Consolas"/>
          <w:sz w:val="22"/>
        </w:rPr>
        <w:t>message</w:t>
      </w:r>
      <w:proofErr w:type="gramEnd"/>
      <w:r>
        <w:rPr>
          <w:rFonts w:ascii="Consolas" w:eastAsia="新細明體" w:hAnsi="Consolas" w:cs="Consolas"/>
          <w:sz w:val="22"/>
        </w:rPr>
        <w:t>": "Invalid video ID"</w:t>
      </w:r>
    </w:p>
    <w:p w14:paraId="6FD04ACE" w14:textId="0BA6A4DD" w:rsidR="003017A6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  <w:r w:rsidRPr="009A19F0">
        <w:rPr>
          <w:rFonts w:ascii="Consolas" w:eastAsia="新細明體" w:hAnsi="Consolas" w:cs="Consolas"/>
          <w:sz w:val="22"/>
        </w:rPr>
        <w:t>}</w:t>
      </w:r>
    </w:p>
    <w:p w14:paraId="130F6697" w14:textId="5D5B52BB" w:rsidR="009A19F0" w:rsidRDefault="009A19F0" w:rsidP="009A19F0">
      <w:pPr>
        <w:pStyle w:val="af2"/>
        <w:widowControl/>
        <w:rPr>
          <w:rFonts w:ascii="Consolas" w:eastAsia="新細明體" w:hAnsi="Consolas" w:cs="Consolas"/>
          <w:sz w:val="22"/>
        </w:rPr>
      </w:pPr>
    </w:p>
    <w:p w14:paraId="1381BB16" w14:textId="3AAC346E" w:rsidR="009A19F0" w:rsidRPr="00B14DB7" w:rsidRDefault="003D0963" w:rsidP="00B14DB7">
      <w:pPr>
        <w:pStyle w:val="11"/>
        <w:numPr>
          <w:ilvl w:val="1"/>
          <w:numId w:val="3"/>
        </w:numPr>
      </w:pPr>
      <w:bookmarkStart w:id="32" w:name="_Toc193291160"/>
      <w:r>
        <w:rPr>
          <w:rFonts w:hint="eastAsia"/>
        </w:rPr>
        <w:t>登入系統</w:t>
      </w:r>
      <w:r>
        <w:rPr>
          <w:rFonts w:hint="eastAsia"/>
        </w:rPr>
        <w:t>(</w:t>
      </w:r>
      <w:r>
        <w:rPr>
          <w:rFonts w:hint="eastAsia"/>
        </w:rPr>
        <w:t>無使用</w:t>
      </w:r>
      <w:r>
        <w:rPr>
          <w:rFonts w:hint="eastAsia"/>
        </w:rPr>
        <w:t>)</w:t>
      </w:r>
      <w:bookmarkEnd w:id="32"/>
    </w:p>
    <w:p w14:paraId="42AAC5EB" w14:textId="77777777" w:rsidR="00B14DB7" w:rsidRPr="006F6F59" w:rsidRDefault="00B14DB7" w:rsidP="00B14DB7">
      <w:pPr>
        <w:rPr>
          <w:rFonts w:ascii="新細明體" w:hAnsi="新細明體" w:cs="新細明體"/>
          <w:sz w:val="36"/>
          <w:szCs w:val="36"/>
        </w:rPr>
      </w:pPr>
      <w:r w:rsidRPr="006F6F59">
        <w:t>Request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804"/>
      </w:tblGrid>
      <w:tr w:rsidR="00B14DB7" w:rsidRPr="006F6F59" w14:paraId="08F12A24" w14:textId="77777777" w:rsidTr="00F31C21">
        <w:trPr>
          <w:trHeight w:val="20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7AF53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Method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DCCA9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URL</w:t>
            </w:r>
          </w:p>
        </w:tc>
      </w:tr>
      <w:tr w:rsidR="00B14DB7" w:rsidRPr="006F6F59" w14:paraId="57D8859F" w14:textId="77777777" w:rsidTr="00F31C21">
        <w:trPr>
          <w:trHeight w:val="265"/>
        </w:trPr>
        <w:tc>
          <w:tcPr>
            <w:tcW w:w="1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A6A24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POST</w:t>
            </w:r>
          </w:p>
        </w:tc>
        <w:tc>
          <w:tcPr>
            <w:tcW w:w="6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6B05D" w14:textId="2406A885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F95044">
              <w:rPr>
                <w:rFonts w:ascii="Consolas" w:eastAsia="新細明體" w:hAnsi="Consolas" w:cs="Consolas"/>
                <w:color w:val="38761D"/>
                <w:sz w:val="22"/>
              </w:rPr>
              <w:t>http://61.216.149.161/GolfMaster/service</w:t>
            </w:r>
            <w:r>
              <w:t xml:space="preserve"> </w:t>
            </w:r>
            <w:r w:rsidRPr="00B96404">
              <w:rPr>
                <w:rFonts w:ascii="Consolas" w:eastAsia="新細明體" w:hAnsi="Consolas" w:cs="Consolas"/>
                <w:color w:val="38761D"/>
                <w:sz w:val="22"/>
              </w:rPr>
              <w:t>/</w:t>
            </w:r>
            <w:proofErr w:type="spellStart"/>
            <w:r w:rsidRPr="00B14DB7">
              <w:rPr>
                <w:rFonts w:ascii="Consolas" w:eastAsia="新細明體" w:hAnsi="Consolas" w:cs="Consolas"/>
                <w:color w:val="38761D"/>
                <w:sz w:val="22"/>
              </w:rPr>
              <w:t>golfmasterlogin.jsp</w:t>
            </w:r>
            <w:proofErr w:type="spellEnd"/>
          </w:p>
        </w:tc>
      </w:tr>
    </w:tbl>
    <w:p w14:paraId="288B1A8D" w14:textId="77777777" w:rsidR="00B14DB7" w:rsidRDefault="00B14DB7" w:rsidP="00B14DB7"/>
    <w:p w14:paraId="7B865B60" w14:textId="77777777" w:rsidR="00B14DB7" w:rsidRPr="006F6F59" w:rsidRDefault="00B14DB7" w:rsidP="00B14DB7">
      <w:pPr>
        <w:rPr>
          <w:rFonts w:ascii="新細明體" w:hAnsi="新細明體" w:cs="新細明體"/>
          <w:sz w:val="36"/>
          <w:szCs w:val="36"/>
        </w:rPr>
      </w:pPr>
      <w:r>
        <w:t>X-www-form-</w:t>
      </w:r>
      <w:proofErr w:type="spellStart"/>
      <w:r>
        <w:t>urlencoded</w:t>
      </w:r>
      <w:proofErr w:type="spellEnd"/>
      <w:r>
        <w:t xml:space="preserve"> Parameters</w:t>
      </w: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2499"/>
        <w:gridCol w:w="1195"/>
        <w:gridCol w:w="3922"/>
      </w:tblGrid>
      <w:tr w:rsidR="00B14DB7" w:rsidRPr="006F6F59" w14:paraId="58600931" w14:textId="77777777" w:rsidTr="00F31C21">
        <w:trPr>
          <w:trHeight w:val="12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C6F01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Type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6064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DACE0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793DF154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B14DB7" w:rsidRPr="006F6F59" w14:paraId="30E358B6" w14:textId="77777777" w:rsidTr="00F31C21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895E" w14:textId="77777777" w:rsidR="00B14DB7" w:rsidRPr="006F6F59" w:rsidRDefault="00B14DB7" w:rsidP="00F31C21">
            <w:pPr>
              <w:widowControl/>
              <w:spacing w:line="0" w:lineRule="atLeast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E2EA" w14:textId="5A08B471" w:rsidR="00B14DB7" w:rsidRPr="006F6F59" w:rsidRDefault="00DA130D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DA130D">
              <w:rPr>
                <w:rFonts w:ascii="Consolas" w:eastAsia="新細明體" w:hAnsi="Consolas" w:cs="Consolas"/>
                <w:color w:val="000000"/>
                <w:sz w:val="22"/>
              </w:rPr>
              <w:t>account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D304F" w14:textId="77777777" w:rsidR="00B14DB7" w:rsidRPr="006F6F59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2FF91" w14:textId="65641768" w:rsidR="00B14DB7" w:rsidRPr="006F6F59" w:rsidRDefault="00DA130D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帳號</w:t>
            </w:r>
          </w:p>
        </w:tc>
      </w:tr>
      <w:tr w:rsidR="00B14DB7" w:rsidRPr="006F6F59" w14:paraId="052911EA" w14:textId="77777777" w:rsidTr="00F31C21">
        <w:trPr>
          <w:trHeight w:val="56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FB56" w14:textId="77777777" w:rsidR="00B14DB7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</w:pPr>
            <w:r w:rsidRPr="00494DB1">
              <w:rPr>
                <w:rFonts w:ascii="Consolas" w:eastAsia="新細明體" w:hAnsi="Consolas" w:cs="Consolas"/>
                <w:b/>
                <w:bCs/>
                <w:color w:val="741B47"/>
                <w:sz w:val="22"/>
              </w:rPr>
              <w:t>body</w:t>
            </w:r>
          </w:p>
        </w:tc>
        <w:tc>
          <w:tcPr>
            <w:tcW w:w="2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D514" w14:textId="684C87FB" w:rsidR="00B14DB7" w:rsidRDefault="00DA130D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DA130D">
              <w:rPr>
                <w:rFonts w:ascii="Consolas" w:eastAsia="新細明體" w:hAnsi="Consolas" w:cs="Consolas"/>
                <w:color w:val="000000"/>
                <w:sz w:val="22"/>
              </w:rPr>
              <w:t>password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73B00" w14:textId="77777777" w:rsidR="00B14DB7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7F624D"/>
                <w:sz w:val="22"/>
              </w:rPr>
            </w:pPr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String</w:t>
            </w:r>
          </w:p>
        </w:tc>
        <w:tc>
          <w:tcPr>
            <w:tcW w:w="3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F6DED" w14:textId="1EB8647B" w:rsidR="00B14DB7" w:rsidRDefault="00DA130D" w:rsidP="00F31C21">
            <w:pPr>
              <w:widowControl/>
              <w:rPr>
                <w:rFonts w:ascii="Consolas" w:eastAsia="新細明體" w:hAnsi="Consolas" w:cs="Consolas"/>
                <w:color w:val="000000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000000"/>
                <w:sz w:val="22"/>
              </w:rPr>
              <w:t>密碼</w:t>
            </w:r>
          </w:p>
        </w:tc>
      </w:tr>
      <w:tr w:rsidR="00B14DB7" w:rsidRPr="006F6F59" w14:paraId="201FA3A1" w14:textId="77777777" w:rsidTr="00F31C21">
        <w:trPr>
          <w:trHeight w:val="56"/>
        </w:trPr>
        <w:tc>
          <w:tcPr>
            <w:tcW w:w="851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4A2C" w14:textId="77777777" w:rsidR="00B14DB7" w:rsidRPr="006F6F59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6F6F59">
              <w:rPr>
                <w:rFonts w:ascii="Consolas" w:eastAsia="新細明體" w:hAnsi="Consolas" w:cs="Consolas" w:hint="eastAsia"/>
                <w:color w:val="000000"/>
                <w:sz w:val="22"/>
              </w:rPr>
              <w:t>備註：</w:t>
            </w:r>
          </w:p>
          <w:p w14:paraId="637F279D" w14:textId="77777777" w:rsidR="00B14DB7" w:rsidRPr="006F6F59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</w:p>
        </w:tc>
      </w:tr>
    </w:tbl>
    <w:p w14:paraId="78D5190C" w14:textId="77777777" w:rsidR="00B14DB7" w:rsidRPr="006F6F59" w:rsidRDefault="00B14DB7" w:rsidP="00B14DB7">
      <w:pPr>
        <w:widowControl/>
        <w:rPr>
          <w:rFonts w:ascii="Consolas" w:eastAsia="新細明體" w:hAnsi="Consolas" w:cs="Consolas"/>
          <w:b/>
          <w:bCs/>
          <w:color w:val="000000"/>
          <w:sz w:val="22"/>
        </w:rPr>
      </w:pPr>
    </w:p>
    <w:p w14:paraId="222EDF17" w14:textId="77777777" w:rsidR="00B14DB7" w:rsidRPr="006F6F59" w:rsidRDefault="00B14DB7" w:rsidP="00B14DB7">
      <w:pPr>
        <w:rPr>
          <w:color w:val="948A54" w:themeColor="background2" w:themeShade="80"/>
          <w:lang w:val="fr-FR"/>
        </w:rPr>
      </w:pPr>
      <w:r w:rsidRPr="006F6F59">
        <w:rPr>
          <w:lang w:val="fr-FR"/>
        </w:rPr>
        <w:t>Response</w:t>
      </w:r>
    </w:p>
    <w:tbl>
      <w:tblPr>
        <w:tblW w:w="8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2"/>
      </w:tblGrid>
      <w:tr w:rsidR="00B14DB7" w:rsidRPr="006F6F59" w14:paraId="2C8D104A" w14:textId="77777777" w:rsidTr="00F31C21">
        <w:trPr>
          <w:trHeight w:val="12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14766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Response Content Type</w:t>
            </w:r>
          </w:p>
        </w:tc>
      </w:tr>
      <w:tr w:rsidR="00B14DB7" w:rsidRPr="006F6F59" w14:paraId="0B3E023C" w14:textId="77777777" w:rsidTr="00F31C21">
        <w:trPr>
          <w:trHeight w:val="20"/>
        </w:trPr>
        <w:tc>
          <w:tcPr>
            <w:tcW w:w="83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6A0A7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Cs/>
                <w:color w:val="000000"/>
                <w:sz w:val="22"/>
                <w:lang w:val="fr-FR"/>
              </w:rPr>
            </w:pPr>
            <w:r w:rsidRPr="006F6F59">
              <w:rPr>
                <w:rFonts w:ascii="Consolas" w:eastAsia="新細明體" w:hAnsi="Consolas" w:cs="Consolas" w:hint="eastAsia"/>
                <w:sz w:val="22"/>
              </w:rPr>
              <w:t>application/</w:t>
            </w:r>
            <w:proofErr w:type="spellStart"/>
            <w:r w:rsidRPr="006F6F59">
              <w:rPr>
                <w:rFonts w:ascii="Consolas" w:eastAsia="新細明體" w:hAnsi="Consolas" w:cs="Consolas" w:hint="eastAsia"/>
                <w:sz w:val="22"/>
              </w:rPr>
              <w:t>json</w:t>
            </w:r>
            <w:proofErr w:type="spellEnd"/>
          </w:p>
        </w:tc>
      </w:tr>
    </w:tbl>
    <w:p w14:paraId="64E869EC" w14:textId="77777777" w:rsidR="00B14DB7" w:rsidRDefault="00B14DB7" w:rsidP="00B14DB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</w:p>
    <w:tbl>
      <w:tblPr>
        <w:tblW w:w="88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1866"/>
        <w:gridCol w:w="4679"/>
      </w:tblGrid>
      <w:tr w:rsidR="00B14DB7" w:rsidRPr="006F6F59" w14:paraId="29ADE835" w14:textId="77777777" w:rsidTr="00F31C21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4706E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Name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A02CD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新細明體" w:eastAsia="新細明體" w:hAnsi="新細明體" w:cs="新細明體"/>
                <w:szCs w:val="24"/>
              </w:rPr>
            </w:pPr>
            <w:r w:rsidRPr="006F6F59"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  <w:t>Values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</w:tcPr>
          <w:p w14:paraId="59DA6051" w14:textId="77777777" w:rsidR="00B14DB7" w:rsidRPr="006F6F59" w:rsidRDefault="00B14DB7" w:rsidP="00F31C21">
            <w:pPr>
              <w:widowControl/>
              <w:spacing w:line="0" w:lineRule="atLeast"/>
              <w:rPr>
                <w:rFonts w:ascii="Arial" w:eastAsia="新細明體" w:hAnsi="Arial" w:cs="Arial"/>
                <w:b/>
                <w:bCs/>
                <w:color w:val="000000"/>
                <w:sz w:val="22"/>
                <w:shd w:val="clear" w:color="auto" w:fill="CFE2F3"/>
              </w:rPr>
            </w:pPr>
            <w:r w:rsidRPr="006F6F59">
              <w:rPr>
                <w:rFonts w:ascii="Arial" w:eastAsia="新細明體" w:hAnsi="Arial" w:cs="Arial" w:hint="eastAsia"/>
                <w:b/>
                <w:bCs/>
                <w:color w:val="000000"/>
                <w:sz w:val="22"/>
                <w:shd w:val="clear" w:color="auto" w:fill="CFE2F3"/>
              </w:rPr>
              <w:t>Description</w:t>
            </w:r>
          </w:p>
        </w:tc>
      </w:tr>
      <w:tr w:rsidR="00B14DB7" w:rsidRPr="006F6F59" w14:paraId="0D872317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1F87F" w14:textId="3EBBBAC3" w:rsidR="00B14DB7" w:rsidRPr="006F6F59" w:rsidRDefault="00856815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856815">
              <w:rPr>
                <w:rFonts w:ascii="Consolas" w:eastAsia="新細明體" w:hAnsi="Consolas" w:cs="Consolas"/>
                <w:b/>
                <w:sz w:val="22"/>
              </w:rPr>
              <w:t>code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DF4D" w14:textId="31D9A288" w:rsidR="00B14DB7" w:rsidRPr="006F6F59" w:rsidRDefault="00856815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856815">
              <w:rPr>
                <w:rFonts w:ascii="Consolas" w:eastAsia="新細明體" w:hAnsi="Consolas" w:cs="Consolas"/>
                <w:color w:val="7F624D"/>
                <w:sz w:val="22"/>
              </w:rPr>
              <w:t>int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16B88" w14:textId="50BC7CD7" w:rsidR="00B14DB7" w:rsidRPr="006F6F59" w:rsidRDefault="00856815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856815">
              <w:rPr>
                <w:rFonts w:ascii="Consolas" w:eastAsia="新細明體" w:hAnsi="Consolas" w:cs="Consolas" w:hint="eastAsia"/>
                <w:color w:val="000000"/>
                <w:sz w:val="22"/>
              </w:rPr>
              <w:t>狀態碼，</w:t>
            </w:r>
            <w:r w:rsidRPr="00856815">
              <w:rPr>
                <w:rFonts w:ascii="Consolas" w:eastAsia="新細明體" w:hAnsi="Consolas" w:cs="Consolas" w:hint="eastAsia"/>
                <w:color w:val="000000"/>
                <w:sz w:val="22"/>
              </w:rPr>
              <w:t>0</w:t>
            </w:r>
            <w:r w:rsidRPr="00856815">
              <w:rPr>
                <w:rFonts w:ascii="Consolas" w:eastAsia="新細明體" w:hAnsi="Consolas" w:cs="Consolas" w:hint="eastAsia"/>
                <w:color w:val="000000"/>
                <w:sz w:val="22"/>
              </w:rPr>
              <w:t>表示成功，</w:t>
            </w:r>
            <w:r w:rsidRPr="00856815">
              <w:rPr>
                <w:rFonts w:ascii="Consolas" w:eastAsia="新細明體" w:hAnsi="Consolas" w:cs="Consolas" w:hint="eastAsia"/>
                <w:color w:val="000000"/>
                <w:sz w:val="22"/>
              </w:rPr>
              <w:t>-1</w:t>
            </w:r>
            <w:r w:rsidRPr="00856815">
              <w:rPr>
                <w:rFonts w:ascii="Consolas" w:eastAsia="新細明體" w:hAnsi="Consolas" w:cs="Consolas" w:hint="eastAsia"/>
                <w:color w:val="000000"/>
                <w:sz w:val="22"/>
              </w:rPr>
              <w:t>表示失敗</w:t>
            </w:r>
          </w:p>
        </w:tc>
      </w:tr>
      <w:tr w:rsidR="00B14DB7" w:rsidRPr="006F6F59" w14:paraId="67FFAAE0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E560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success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15A4E" w14:textId="77777777" w:rsidR="00B14DB7" w:rsidRPr="006F6F59" w:rsidRDefault="00B14DB7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proofErr w:type="spellStart"/>
            <w:r w:rsidRPr="00B0210B">
              <w:rPr>
                <w:rFonts w:ascii="Consolas" w:eastAsia="新細明體" w:hAnsi="Consolas" w:cs="Consolas"/>
                <w:color w:val="7F624D"/>
                <w:sz w:val="22"/>
              </w:rPr>
              <w:t>boolean</w:t>
            </w:r>
            <w:proofErr w:type="spellEnd"/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258A6" w14:textId="77777777" w:rsidR="00B14DB7" w:rsidRPr="006F6F59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是否成功</w:t>
            </w:r>
          </w:p>
        </w:tc>
      </w:tr>
      <w:tr w:rsidR="00B14DB7" w:rsidRPr="006F6F59" w14:paraId="34F0071D" w14:textId="77777777" w:rsidTr="00F31C21">
        <w:trPr>
          <w:trHeight w:val="20"/>
        </w:trPr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33A8" w14:textId="77777777" w:rsidR="00B14DB7" w:rsidRDefault="00B14DB7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b/>
                <w:sz w:val="22"/>
              </w:rPr>
            </w:pPr>
            <w:r w:rsidRPr="00B0210B">
              <w:rPr>
                <w:rFonts w:ascii="Consolas" w:eastAsia="新細明體" w:hAnsi="Consolas" w:cs="Consolas"/>
                <w:b/>
                <w:sz w:val="22"/>
              </w:rPr>
              <w:t>message</w:t>
            </w:r>
          </w:p>
        </w:tc>
        <w:tc>
          <w:tcPr>
            <w:tcW w:w="1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9D88" w14:textId="77777777" w:rsidR="00B14DB7" w:rsidRDefault="00B14DB7" w:rsidP="00F31C21">
            <w:pPr>
              <w:widowControl/>
              <w:spacing w:line="0" w:lineRule="atLeast"/>
              <w:ind w:right="-260"/>
              <w:rPr>
                <w:rFonts w:ascii="Consolas" w:eastAsia="新細明體" w:hAnsi="Consolas" w:cs="Consolas"/>
                <w:color w:val="7F624D"/>
                <w:sz w:val="22"/>
              </w:rPr>
            </w:pPr>
            <w:r>
              <w:rPr>
                <w:rFonts w:ascii="Consolas" w:eastAsia="新細明體" w:hAnsi="Consolas" w:cs="Consolas" w:hint="eastAsia"/>
                <w:color w:val="7F624D"/>
                <w:sz w:val="22"/>
              </w:rPr>
              <w:t>s</w:t>
            </w:r>
            <w:r>
              <w:rPr>
                <w:rFonts w:ascii="Consolas" w:eastAsia="新細明體" w:hAnsi="Consolas" w:cs="Consolas"/>
                <w:color w:val="7F624D"/>
                <w:sz w:val="22"/>
              </w:rPr>
              <w:t>tring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D3AA7" w14:textId="77777777" w:rsidR="00B14DB7" w:rsidRDefault="00B14DB7" w:rsidP="00F31C21">
            <w:pPr>
              <w:widowControl/>
              <w:spacing w:line="0" w:lineRule="atLeast"/>
              <w:rPr>
                <w:rFonts w:ascii="Consolas" w:eastAsia="新細明體" w:hAnsi="Consolas" w:cs="Consolas"/>
                <w:color w:val="000000"/>
                <w:sz w:val="22"/>
              </w:rPr>
            </w:pPr>
            <w:r w:rsidRPr="00B0210B">
              <w:rPr>
                <w:rFonts w:ascii="Consolas" w:eastAsia="新細明體" w:hAnsi="Consolas" w:cs="Consolas" w:hint="eastAsia"/>
                <w:color w:val="000000"/>
                <w:sz w:val="22"/>
              </w:rPr>
              <w:t>訊息</w:t>
            </w:r>
          </w:p>
        </w:tc>
      </w:tr>
    </w:tbl>
    <w:p w14:paraId="774DB37B" w14:textId="77777777" w:rsidR="00B14DB7" w:rsidRDefault="00B14DB7" w:rsidP="00B14DB7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成功結果範例</w:t>
      </w:r>
      <w:r>
        <w:rPr>
          <w:rFonts w:eastAsia="微軟正黑體" w:cs="Consolas" w:hint="eastAsia"/>
          <w:bCs/>
          <w:color w:val="000000"/>
          <w:szCs w:val="24"/>
        </w:rPr>
        <w:t>:</w:t>
      </w:r>
    </w:p>
    <w:p w14:paraId="57D55D90" w14:textId="77777777" w:rsidR="00856815" w:rsidRPr="00856815" w:rsidRDefault="00856815" w:rsidP="00856815">
      <w:pPr>
        <w:pStyle w:val="af2"/>
        <w:widowControl/>
        <w:rPr>
          <w:rFonts w:ascii="Consolas" w:eastAsia="新細明體" w:hAnsi="Consolas" w:cs="Consolas"/>
          <w:sz w:val="22"/>
        </w:rPr>
      </w:pPr>
      <w:r w:rsidRPr="00856815">
        <w:rPr>
          <w:rFonts w:ascii="Consolas" w:eastAsia="新細明體" w:hAnsi="Consolas" w:cs="Consolas"/>
          <w:sz w:val="22"/>
        </w:rPr>
        <w:t>{</w:t>
      </w:r>
    </w:p>
    <w:p w14:paraId="2F7349BC" w14:textId="77777777" w:rsidR="00856815" w:rsidRPr="00856815" w:rsidRDefault="00856815" w:rsidP="00856815">
      <w:pPr>
        <w:pStyle w:val="af2"/>
        <w:widowControl/>
        <w:rPr>
          <w:rFonts w:ascii="Consolas" w:eastAsia="新細明體" w:hAnsi="Consolas" w:cs="Consolas"/>
          <w:sz w:val="22"/>
        </w:rPr>
      </w:pPr>
      <w:r w:rsidRPr="00856815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856815">
        <w:rPr>
          <w:rFonts w:ascii="Consolas" w:eastAsia="新細明體" w:hAnsi="Consolas" w:cs="Consolas"/>
          <w:sz w:val="22"/>
        </w:rPr>
        <w:t>code</w:t>
      </w:r>
      <w:proofErr w:type="gramEnd"/>
      <w:r w:rsidRPr="00856815">
        <w:rPr>
          <w:rFonts w:ascii="Consolas" w:eastAsia="新細明體" w:hAnsi="Consolas" w:cs="Consolas"/>
          <w:sz w:val="22"/>
        </w:rPr>
        <w:t>": 0,</w:t>
      </w:r>
    </w:p>
    <w:p w14:paraId="74E084C4" w14:textId="77777777" w:rsidR="00856815" w:rsidRPr="00856815" w:rsidRDefault="00856815" w:rsidP="00856815">
      <w:pPr>
        <w:pStyle w:val="af2"/>
        <w:widowControl/>
        <w:rPr>
          <w:rFonts w:ascii="Consolas" w:eastAsia="新細明體" w:hAnsi="Consolas" w:cs="Consolas"/>
          <w:sz w:val="22"/>
        </w:rPr>
      </w:pPr>
      <w:r w:rsidRPr="00856815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856815">
        <w:rPr>
          <w:rFonts w:ascii="Consolas" w:eastAsia="新細明體" w:hAnsi="Consolas" w:cs="Consolas"/>
          <w:sz w:val="22"/>
        </w:rPr>
        <w:t>success</w:t>
      </w:r>
      <w:proofErr w:type="gramEnd"/>
      <w:r w:rsidRPr="00856815">
        <w:rPr>
          <w:rFonts w:ascii="Consolas" w:eastAsia="新細明體" w:hAnsi="Consolas" w:cs="Consolas"/>
          <w:sz w:val="22"/>
        </w:rPr>
        <w:t>": true,</w:t>
      </w:r>
    </w:p>
    <w:p w14:paraId="64523A61" w14:textId="77777777" w:rsidR="00856815" w:rsidRPr="00856815" w:rsidRDefault="00856815" w:rsidP="00856815">
      <w:pPr>
        <w:pStyle w:val="af2"/>
        <w:widowControl/>
        <w:rPr>
          <w:rFonts w:ascii="Consolas" w:eastAsia="新細明體" w:hAnsi="Consolas" w:cs="Consolas"/>
          <w:sz w:val="22"/>
        </w:rPr>
      </w:pPr>
      <w:r w:rsidRPr="00856815">
        <w:rPr>
          <w:rFonts w:ascii="Consolas" w:eastAsia="新細明體" w:hAnsi="Consolas" w:cs="Consolas" w:hint="eastAsia"/>
          <w:sz w:val="22"/>
        </w:rPr>
        <w:t xml:space="preserve">    "message": "</w:t>
      </w:r>
      <w:r w:rsidRPr="00856815">
        <w:rPr>
          <w:rFonts w:ascii="Consolas" w:eastAsia="新細明體" w:hAnsi="Consolas" w:cs="Consolas" w:hint="eastAsia"/>
          <w:sz w:val="22"/>
        </w:rPr>
        <w:t>登錄成功</w:t>
      </w:r>
      <w:r w:rsidRPr="00856815">
        <w:rPr>
          <w:rFonts w:ascii="Consolas" w:eastAsia="新細明體" w:hAnsi="Consolas" w:cs="Consolas" w:hint="eastAsia"/>
          <w:sz w:val="22"/>
        </w:rPr>
        <w:t>"</w:t>
      </w:r>
    </w:p>
    <w:p w14:paraId="611FFFCD" w14:textId="77777777" w:rsidR="00856815" w:rsidRDefault="00856815" w:rsidP="00856815">
      <w:pPr>
        <w:pStyle w:val="af2"/>
        <w:widowControl/>
        <w:rPr>
          <w:rFonts w:ascii="Consolas" w:eastAsia="新細明體" w:hAnsi="Consolas" w:cs="Consolas"/>
          <w:sz w:val="22"/>
        </w:rPr>
      </w:pPr>
      <w:r w:rsidRPr="00856815">
        <w:rPr>
          <w:rFonts w:ascii="Consolas" w:eastAsia="新細明體" w:hAnsi="Consolas" w:cs="Consolas"/>
          <w:sz w:val="22"/>
        </w:rPr>
        <w:t>}</w:t>
      </w:r>
    </w:p>
    <w:p w14:paraId="14D1334D" w14:textId="39D5FB8C" w:rsidR="00B14DB7" w:rsidRDefault="00B14DB7" w:rsidP="00856815">
      <w:pPr>
        <w:pStyle w:val="af2"/>
        <w:widowControl/>
        <w:rPr>
          <w:rFonts w:eastAsia="微軟正黑體" w:cs="Consolas"/>
          <w:bCs/>
          <w:color w:val="000000"/>
          <w:szCs w:val="24"/>
        </w:rPr>
      </w:pPr>
      <w:r w:rsidRPr="003C6284">
        <w:rPr>
          <w:rFonts w:eastAsia="微軟正黑體" w:cs="Consolas" w:hint="eastAsia"/>
          <w:bCs/>
          <w:color w:val="000000"/>
          <w:szCs w:val="24"/>
        </w:rPr>
        <w:t>失敗結果範例：</w:t>
      </w:r>
    </w:p>
    <w:p w14:paraId="112E0A0C" w14:textId="77777777" w:rsidR="00791BA0" w:rsidRP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  <w:r w:rsidRPr="00791BA0">
        <w:rPr>
          <w:rFonts w:ascii="Consolas" w:eastAsia="新細明體" w:hAnsi="Consolas" w:cs="Consolas"/>
          <w:sz w:val="22"/>
        </w:rPr>
        <w:t>{</w:t>
      </w:r>
    </w:p>
    <w:p w14:paraId="2E4439BD" w14:textId="77777777" w:rsidR="00791BA0" w:rsidRP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  <w:r w:rsidRPr="00791BA0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91BA0">
        <w:rPr>
          <w:rFonts w:ascii="Consolas" w:eastAsia="新細明體" w:hAnsi="Consolas" w:cs="Consolas"/>
          <w:sz w:val="22"/>
        </w:rPr>
        <w:t>code</w:t>
      </w:r>
      <w:proofErr w:type="gramEnd"/>
      <w:r w:rsidRPr="00791BA0">
        <w:rPr>
          <w:rFonts w:ascii="Consolas" w:eastAsia="新細明體" w:hAnsi="Consolas" w:cs="Consolas"/>
          <w:sz w:val="22"/>
        </w:rPr>
        <w:t>": -1,</w:t>
      </w:r>
    </w:p>
    <w:p w14:paraId="0A67D72A" w14:textId="77777777" w:rsidR="00791BA0" w:rsidRP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  <w:r w:rsidRPr="00791BA0">
        <w:rPr>
          <w:rFonts w:ascii="Consolas" w:eastAsia="新細明體" w:hAnsi="Consolas" w:cs="Consolas"/>
          <w:sz w:val="22"/>
        </w:rPr>
        <w:t xml:space="preserve">    "</w:t>
      </w:r>
      <w:proofErr w:type="gramStart"/>
      <w:r w:rsidRPr="00791BA0">
        <w:rPr>
          <w:rFonts w:ascii="Consolas" w:eastAsia="新細明體" w:hAnsi="Consolas" w:cs="Consolas"/>
          <w:sz w:val="22"/>
        </w:rPr>
        <w:t>success</w:t>
      </w:r>
      <w:proofErr w:type="gramEnd"/>
      <w:r w:rsidRPr="00791BA0">
        <w:rPr>
          <w:rFonts w:ascii="Consolas" w:eastAsia="新細明體" w:hAnsi="Consolas" w:cs="Consolas"/>
          <w:sz w:val="22"/>
        </w:rPr>
        <w:t>": false,</w:t>
      </w:r>
    </w:p>
    <w:p w14:paraId="02CE2E1A" w14:textId="77777777" w:rsid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  <w:r w:rsidRPr="00791BA0">
        <w:rPr>
          <w:rFonts w:ascii="Consolas" w:eastAsia="新細明體" w:hAnsi="Consolas" w:cs="Consolas" w:hint="eastAsia"/>
          <w:sz w:val="22"/>
        </w:rPr>
        <w:t xml:space="preserve">    "message": "</w:t>
      </w:r>
      <w:r w:rsidRPr="00791BA0">
        <w:rPr>
          <w:rFonts w:ascii="Consolas" w:eastAsia="新細明體" w:hAnsi="Consolas" w:cs="Consolas" w:hint="eastAsia"/>
          <w:sz w:val="22"/>
        </w:rPr>
        <w:t>帳號密碼錯誤</w:t>
      </w:r>
      <w:r>
        <w:rPr>
          <w:rFonts w:ascii="Consolas" w:eastAsia="新細明體" w:hAnsi="Consolas" w:cs="Consolas" w:hint="eastAsia"/>
          <w:sz w:val="22"/>
        </w:rPr>
        <w:t>"</w:t>
      </w:r>
    </w:p>
    <w:p w14:paraId="353EEB2F" w14:textId="533654C8" w:rsidR="003017A6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  <w:r w:rsidRPr="00791BA0">
        <w:rPr>
          <w:rFonts w:ascii="Consolas" w:eastAsia="新細明體" w:hAnsi="Consolas" w:cs="Consolas"/>
          <w:sz w:val="22"/>
        </w:rPr>
        <w:t>}</w:t>
      </w:r>
    </w:p>
    <w:p w14:paraId="665F6B53" w14:textId="48591099" w:rsid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</w:p>
    <w:p w14:paraId="1BDE94A7" w14:textId="77777777" w:rsidR="00791BA0" w:rsidRPr="00791BA0" w:rsidRDefault="00791BA0" w:rsidP="00791BA0">
      <w:pPr>
        <w:pStyle w:val="af2"/>
        <w:widowControl/>
        <w:rPr>
          <w:rFonts w:ascii="Consolas" w:eastAsia="新細明體" w:hAnsi="Consolas" w:cs="Consolas"/>
          <w:sz w:val="22"/>
        </w:rPr>
      </w:pPr>
    </w:p>
    <w:p w14:paraId="7AA8EAE0" w14:textId="77777777" w:rsidR="003017A6" w:rsidRPr="003017A6" w:rsidRDefault="003017A6" w:rsidP="003017A6">
      <w:pPr>
        <w:pStyle w:val="af2"/>
        <w:keepNext/>
        <w:numPr>
          <w:ilvl w:val="1"/>
          <w:numId w:val="2"/>
        </w:numPr>
        <w:spacing w:line="720" w:lineRule="auto"/>
        <w:outlineLvl w:val="1"/>
        <w:rPr>
          <w:rFonts w:eastAsia="微軟正黑體" w:cs="Times New Roman"/>
          <w:b/>
          <w:bCs/>
          <w:vanish/>
          <w:sz w:val="28"/>
          <w:szCs w:val="28"/>
        </w:rPr>
      </w:pPr>
      <w:bookmarkStart w:id="33" w:name="_Toc193286404"/>
      <w:bookmarkStart w:id="34" w:name="_Toc193291161"/>
      <w:bookmarkEnd w:id="33"/>
      <w:bookmarkEnd w:id="34"/>
    </w:p>
    <w:p w14:paraId="7F8AB433" w14:textId="77777777" w:rsidR="003017A6" w:rsidRPr="003017A6" w:rsidRDefault="003017A6" w:rsidP="003017A6">
      <w:pPr>
        <w:pStyle w:val="af2"/>
        <w:keepNext/>
        <w:numPr>
          <w:ilvl w:val="1"/>
          <w:numId w:val="2"/>
        </w:numPr>
        <w:spacing w:line="720" w:lineRule="auto"/>
        <w:outlineLvl w:val="1"/>
        <w:rPr>
          <w:rFonts w:eastAsia="微軟正黑體" w:cs="Times New Roman"/>
          <w:b/>
          <w:bCs/>
          <w:vanish/>
          <w:sz w:val="28"/>
          <w:szCs w:val="28"/>
        </w:rPr>
      </w:pPr>
      <w:bookmarkStart w:id="35" w:name="_Toc193286405"/>
      <w:bookmarkStart w:id="36" w:name="_Toc193291162"/>
      <w:bookmarkEnd w:id="35"/>
      <w:bookmarkEnd w:id="36"/>
    </w:p>
    <w:p w14:paraId="57E2EA3B" w14:textId="77777777" w:rsidR="003017A6" w:rsidRPr="003017A6" w:rsidRDefault="003017A6" w:rsidP="003017A6">
      <w:pPr>
        <w:pStyle w:val="af2"/>
        <w:keepNext/>
        <w:numPr>
          <w:ilvl w:val="1"/>
          <w:numId w:val="2"/>
        </w:numPr>
        <w:spacing w:line="720" w:lineRule="auto"/>
        <w:outlineLvl w:val="1"/>
        <w:rPr>
          <w:rFonts w:eastAsia="微軟正黑體" w:cs="Times New Roman"/>
          <w:b/>
          <w:bCs/>
          <w:vanish/>
          <w:sz w:val="28"/>
          <w:szCs w:val="28"/>
        </w:rPr>
      </w:pPr>
    </w:p>
    <w:sectPr w:rsidR="003017A6" w:rsidRPr="003017A6" w:rsidSect="00D53058">
      <w:headerReference w:type="default" r:id="rId15"/>
      <w:footerReference w:type="default" r:id="rId16"/>
      <w:pgSz w:w="11906" w:h="16838"/>
      <w:pgMar w:top="1440" w:right="1800" w:bottom="1440" w:left="1800" w:header="0" w:footer="0" w:gutter="0"/>
      <w:pgNumType w:start="0"/>
      <w:cols w:space="720"/>
      <w:formProt w:val="0"/>
      <w:titlePg/>
      <w:docGrid w:type="lines"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E79E7B" w14:textId="77777777" w:rsidR="00F31C21" w:rsidRDefault="00F31C21" w:rsidP="0060379B">
      <w:r>
        <w:separator/>
      </w:r>
    </w:p>
  </w:endnote>
  <w:endnote w:type="continuationSeparator" w:id="0">
    <w:p w14:paraId="3E6DD8E1" w14:textId="77777777" w:rsidR="00F31C21" w:rsidRDefault="00F31C21" w:rsidP="0060379B">
      <w:r>
        <w:continuationSeparator/>
      </w:r>
    </w:p>
  </w:endnote>
  <w:endnote w:type="continuationNotice" w:id="1">
    <w:p w14:paraId="00D0C56F" w14:textId="77777777" w:rsidR="00F31C21" w:rsidRDefault="00F31C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</w:font>
  <w:font w:name="文泉驛微米黑">
    <w:altName w:val="新細明體"/>
    <w:panose1 w:val="00000000000000000000"/>
    <w:charset w:val="88"/>
    <w:family w:val="roman"/>
    <w:notTrueType/>
    <w:pitch w:val="default"/>
  </w:font>
  <w:font w:name="Noto Sans CJK TC Regular">
    <w:altName w:val="微軟正黑體"/>
    <w:panose1 w:val="000000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手札體-繁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071226"/>
      <w:docPartObj>
        <w:docPartGallery w:val="Page Numbers (Bottom of Page)"/>
        <w:docPartUnique/>
      </w:docPartObj>
    </w:sdtPr>
    <w:sdtContent>
      <w:p w14:paraId="24C3D49D" w14:textId="7F36397B" w:rsidR="00F31C21" w:rsidRDefault="00F31C21">
        <w:pPr>
          <w:pStyle w:val="afa"/>
          <w:jc w:val="center"/>
        </w:pPr>
        <w:r>
          <w:rPr>
            <w:noProof/>
            <w:lang w:val="zh-TW"/>
          </w:rPr>
          <w:fldChar w:fldCharType="begin"/>
        </w:r>
        <w:r>
          <w:rPr>
            <w:noProof/>
            <w:lang w:val="zh-TW"/>
          </w:rPr>
          <w:instrText>PAGE   \* MERGEFORMAT</w:instrText>
        </w:r>
        <w:r>
          <w:rPr>
            <w:noProof/>
            <w:lang w:val="zh-TW"/>
          </w:rPr>
          <w:fldChar w:fldCharType="separate"/>
        </w:r>
        <w:r w:rsidR="00B72383">
          <w:rPr>
            <w:noProof/>
            <w:lang w:val="zh-TW"/>
          </w:rPr>
          <w:t>20</w:t>
        </w:r>
        <w:r>
          <w:rPr>
            <w:noProof/>
            <w:lang w:val="zh-TW"/>
          </w:rPr>
          <w:fldChar w:fldCharType="end"/>
        </w:r>
      </w:p>
    </w:sdtContent>
  </w:sdt>
  <w:p w14:paraId="07C06148" w14:textId="77777777" w:rsidR="00F31C21" w:rsidRDefault="00F31C2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B937E7" w14:textId="77777777" w:rsidR="00F31C21" w:rsidRDefault="00F31C21" w:rsidP="0060379B">
      <w:r>
        <w:separator/>
      </w:r>
    </w:p>
  </w:footnote>
  <w:footnote w:type="continuationSeparator" w:id="0">
    <w:p w14:paraId="574440B3" w14:textId="77777777" w:rsidR="00F31C21" w:rsidRDefault="00F31C21" w:rsidP="0060379B">
      <w:r>
        <w:continuationSeparator/>
      </w:r>
    </w:p>
  </w:footnote>
  <w:footnote w:type="continuationNotice" w:id="1">
    <w:p w14:paraId="3EFF1D79" w14:textId="77777777" w:rsidR="00F31C21" w:rsidRDefault="00F31C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9084A" w14:textId="77777777" w:rsidR="00F31C21" w:rsidRDefault="00F31C21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7F11"/>
    <w:multiLevelType w:val="hybridMultilevel"/>
    <w:tmpl w:val="F22AD144"/>
    <w:lvl w:ilvl="0" w:tplc="D5000302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B9031B"/>
    <w:multiLevelType w:val="hybridMultilevel"/>
    <w:tmpl w:val="336ABC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6256CBD"/>
    <w:multiLevelType w:val="hybridMultilevel"/>
    <w:tmpl w:val="E77629BA"/>
    <w:lvl w:ilvl="0" w:tplc="FFACF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7A75DE2"/>
    <w:multiLevelType w:val="multilevel"/>
    <w:tmpl w:val="CBEEEC7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2A6F20CF"/>
    <w:multiLevelType w:val="hybridMultilevel"/>
    <w:tmpl w:val="D4821960"/>
    <w:lvl w:ilvl="0" w:tplc="D5000302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1427ED"/>
    <w:multiLevelType w:val="hybridMultilevel"/>
    <w:tmpl w:val="DAFEDEFE"/>
    <w:lvl w:ilvl="0" w:tplc="D5000302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3B4073D"/>
    <w:multiLevelType w:val="hybridMultilevel"/>
    <w:tmpl w:val="B4D8645E"/>
    <w:lvl w:ilvl="0" w:tplc="D5000302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0C67585"/>
    <w:multiLevelType w:val="multilevel"/>
    <w:tmpl w:val="90E886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8EE32E6"/>
    <w:multiLevelType w:val="multilevel"/>
    <w:tmpl w:val="7A86D7FE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68B0697"/>
    <w:multiLevelType w:val="multilevel"/>
    <w:tmpl w:val="EE40BA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3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6"/>
  </w:num>
  <w:num w:numId="6">
    <w:abstractNumId w:val="9"/>
  </w:num>
  <w:num w:numId="7">
    <w:abstractNumId w:val="8"/>
  </w:num>
  <w:num w:numId="8">
    <w:abstractNumId w:val="8"/>
  </w:num>
  <w:num w:numId="9">
    <w:abstractNumId w:val="1"/>
  </w:num>
  <w:num w:numId="10">
    <w:abstractNumId w:val="4"/>
  </w:num>
  <w:num w:numId="11">
    <w:abstractNumId w:val="5"/>
  </w:num>
  <w:num w:numId="12">
    <w:abstractNumId w:val="8"/>
  </w:num>
  <w:num w:numId="13">
    <w:abstractNumId w:val="8"/>
  </w:num>
  <w:num w:numId="14">
    <w:abstractNumId w:val="8"/>
  </w:num>
  <w:num w:numId="15">
    <w:abstractNumId w:val="2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陳章仲 Chang Chung Chen">
    <w15:presenceInfo w15:providerId="AD" w15:userId="S-1-5-21-251493676-3791668545-4241854357-613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defaultTabStop w:val="480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661"/>
    <w:rsid w:val="00000E11"/>
    <w:rsid w:val="00005616"/>
    <w:rsid w:val="000057ED"/>
    <w:rsid w:val="00006254"/>
    <w:rsid w:val="000108C1"/>
    <w:rsid w:val="00011D36"/>
    <w:rsid w:val="00012370"/>
    <w:rsid w:val="00012524"/>
    <w:rsid w:val="000133B5"/>
    <w:rsid w:val="00013434"/>
    <w:rsid w:val="00015336"/>
    <w:rsid w:val="00021057"/>
    <w:rsid w:val="000217C1"/>
    <w:rsid w:val="00022CB8"/>
    <w:rsid w:val="00023080"/>
    <w:rsid w:val="0002539C"/>
    <w:rsid w:val="00026538"/>
    <w:rsid w:val="000306E2"/>
    <w:rsid w:val="00031D08"/>
    <w:rsid w:val="00031FEB"/>
    <w:rsid w:val="000323A8"/>
    <w:rsid w:val="000324DA"/>
    <w:rsid w:val="00032E47"/>
    <w:rsid w:val="000331FD"/>
    <w:rsid w:val="00033965"/>
    <w:rsid w:val="0003397A"/>
    <w:rsid w:val="00033F33"/>
    <w:rsid w:val="000359EE"/>
    <w:rsid w:val="000378C9"/>
    <w:rsid w:val="000404DB"/>
    <w:rsid w:val="00040D09"/>
    <w:rsid w:val="000423D1"/>
    <w:rsid w:val="00042B13"/>
    <w:rsid w:val="0004392D"/>
    <w:rsid w:val="000442FF"/>
    <w:rsid w:val="00046FCE"/>
    <w:rsid w:val="00047585"/>
    <w:rsid w:val="00051670"/>
    <w:rsid w:val="00051DD9"/>
    <w:rsid w:val="00052B73"/>
    <w:rsid w:val="00053E2B"/>
    <w:rsid w:val="0005489D"/>
    <w:rsid w:val="00054DE7"/>
    <w:rsid w:val="00055E82"/>
    <w:rsid w:val="00060B7D"/>
    <w:rsid w:val="00063512"/>
    <w:rsid w:val="00063DA9"/>
    <w:rsid w:val="00063FF3"/>
    <w:rsid w:val="0006706A"/>
    <w:rsid w:val="000678A2"/>
    <w:rsid w:val="00072006"/>
    <w:rsid w:val="00072CCA"/>
    <w:rsid w:val="000739C5"/>
    <w:rsid w:val="00074724"/>
    <w:rsid w:val="00075D96"/>
    <w:rsid w:val="00075EB1"/>
    <w:rsid w:val="00084FB4"/>
    <w:rsid w:val="00086097"/>
    <w:rsid w:val="00087236"/>
    <w:rsid w:val="00087A72"/>
    <w:rsid w:val="000942F2"/>
    <w:rsid w:val="00095EFD"/>
    <w:rsid w:val="00096351"/>
    <w:rsid w:val="000A02C7"/>
    <w:rsid w:val="000A0BBB"/>
    <w:rsid w:val="000A33A4"/>
    <w:rsid w:val="000A3B99"/>
    <w:rsid w:val="000A4E99"/>
    <w:rsid w:val="000A519A"/>
    <w:rsid w:val="000A62A5"/>
    <w:rsid w:val="000B2893"/>
    <w:rsid w:val="000B48D2"/>
    <w:rsid w:val="000B49F2"/>
    <w:rsid w:val="000B532B"/>
    <w:rsid w:val="000B5B07"/>
    <w:rsid w:val="000B6951"/>
    <w:rsid w:val="000B6F7F"/>
    <w:rsid w:val="000B7C7A"/>
    <w:rsid w:val="000C0992"/>
    <w:rsid w:val="000C0FAD"/>
    <w:rsid w:val="000C3484"/>
    <w:rsid w:val="000C4940"/>
    <w:rsid w:val="000D1DD3"/>
    <w:rsid w:val="000D2DEE"/>
    <w:rsid w:val="000D4815"/>
    <w:rsid w:val="000D5109"/>
    <w:rsid w:val="000D537E"/>
    <w:rsid w:val="000D6399"/>
    <w:rsid w:val="000D7778"/>
    <w:rsid w:val="000E1548"/>
    <w:rsid w:val="000E3AFD"/>
    <w:rsid w:val="000E4339"/>
    <w:rsid w:val="000E5096"/>
    <w:rsid w:val="000E50F1"/>
    <w:rsid w:val="000E6214"/>
    <w:rsid w:val="000E66CE"/>
    <w:rsid w:val="000E6788"/>
    <w:rsid w:val="000E7FE9"/>
    <w:rsid w:val="000F0F3F"/>
    <w:rsid w:val="000F13D7"/>
    <w:rsid w:val="000F1F46"/>
    <w:rsid w:val="000F220A"/>
    <w:rsid w:val="000F69A7"/>
    <w:rsid w:val="000F6D61"/>
    <w:rsid w:val="00100A1C"/>
    <w:rsid w:val="00100B96"/>
    <w:rsid w:val="00101087"/>
    <w:rsid w:val="001036A5"/>
    <w:rsid w:val="001052A6"/>
    <w:rsid w:val="001075E8"/>
    <w:rsid w:val="00107AC1"/>
    <w:rsid w:val="001117F7"/>
    <w:rsid w:val="00111BB4"/>
    <w:rsid w:val="001143FD"/>
    <w:rsid w:val="00114E70"/>
    <w:rsid w:val="001151AA"/>
    <w:rsid w:val="00116D16"/>
    <w:rsid w:val="0011779B"/>
    <w:rsid w:val="00121038"/>
    <w:rsid w:val="001211D4"/>
    <w:rsid w:val="001215FC"/>
    <w:rsid w:val="001217BC"/>
    <w:rsid w:val="00123893"/>
    <w:rsid w:val="00124B3E"/>
    <w:rsid w:val="001255B6"/>
    <w:rsid w:val="001262E4"/>
    <w:rsid w:val="00126D1D"/>
    <w:rsid w:val="00132419"/>
    <w:rsid w:val="00132881"/>
    <w:rsid w:val="00132F6B"/>
    <w:rsid w:val="001334E5"/>
    <w:rsid w:val="0013437D"/>
    <w:rsid w:val="00135082"/>
    <w:rsid w:val="00135FF1"/>
    <w:rsid w:val="0013615A"/>
    <w:rsid w:val="0013645B"/>
    <w:rsid w:val="001364BA"/>
    <w:rsid w:val="00136F3B"/>
    <w:rsid w:val="00137320"/>
    <w:rsid w:val="001401D3"/>
    <w:rsid w:val="00141148"/>
    <w:rsid w:val="001415D3"/>
    <w:rsid w:val="0014173A"/>
    <w:rsid w:val="0014208E"/>
    <w:rsid w:val="001424F4"/>
    <w:rsid w:val="00143770"/>
    <w:rsid w:val="00143D79"/>
    <w:rsid w:val="001443FB"/>
    <w:rsid w:val="00144817"/>
    <w:rsid w:val="0014790A"/>
    <w:rsid w:val="00147DD9"/>
    <w:rsid w:val="00151769"/>
    <w:rsid w:val="00152117"/>
    <w:rsid w:val="00152451"/>
    <w:rsid w:val="00154038"/>
    <w:rsid w:val="001545B7"/>
    <w:rsid w:val="00155E09"/>
    <w:rsid w:val="001565A3"/>
    <w:rsid w:val="00156D91"/>
    <w:rsid w:val="00157318"/>
    <w:rsid w:val="0016287D"/>
    <w:rsid w:val="00162EE7"/>
    <w:rsid w:val="00167772"/>
    <w:rsid w:val="001703D5"/>
    <w:rsid w:val="00170E26"/>
    <w:rsid w:val="00170F1C"/>
    <w:rsid w:val="00171B9C"/>
    <w:rsid w:val="00173182"/>
    <w:rsid w:val="001742F5"/>
    <w:rsid w:val="00174385"/>
    <w:rsid w:val="00175317"/>
    <w:rsid w:val="00175684"/>
    <w:rsid w:val="00177CF1"/>
    <w:rsid w:val="001808F4"/>
    <w:rsid w:val="00180BB5"/>
    <w:rsid w:val="00181A69"/>
    <w:rsid w:val="00181F85"/>
    <w:rsid w:val="001822BC"/>
    <w:rsid w:val="00183DAE"/>
    <w:rsid w:val="00183E7F"/>
    <w:rsid w:val="0018452C"/>
    <w:rsid w:val="00184C49"/>
    <w:rsid w:val="00184DF0"/>
    <w:rsid w:val="00191B7B"/>
    <w:rsid w:val="00192E94"/>
    <w:rsid w:val="00192F04"/>
    <w:rsid w:val="001957DC"/>
    <w:rsid w:val="00196C01"/>
    <w:rsid w:val="001A159A"/>
    <w:rsid w:val="001A2DAC"/>
    <w:rsid w:val="001A3086"/>
    <w:rsid w:val="001A3EA7"/>
    <w:rsid w:val="001A47AE"/>
    <w:rsid w:val="001A5D7C"/>
    <w:rsid w:val="001A5E67"/>
    <w:rsid w:val="001A6421"/>
    <w:rsid w:val="001A6AB2"/>
    <w:rsid w:val="001B234D"/>
    <w:rsid w:val="001B2CF6"/>
    <w:rsid w:val="001B4B4E"/>
    <w:rsid w:val="001B6639"/>
    <w:rsid w:val="001B69D1"/>
    <w:rsid w:val="001B7A19"/>
    <w:rsid w:val="001B7B91"/>
    <w:rsid w:val="001B7DAE"/>
    <w:rsid w:val="001C04BC"/>
    <w:rsid w:val="001C128A"/>
    <w:rsid w:val="001C13AC"/>
    <w:rsid w:val="001C1C98"/>
    <w:rsid w:val="001C41E6"/>
    <w:rsid w:val="001C6226"/>
    <w:rsid w:val="001C6773"/>
    <w:rsid w:val="001C72F5"/>
    <w:rsid w:val="001D051F"/>
    <w:rsid w:val="001D23BA"/>
    <w:rsid w:val="001D2C27"/>
    <w:rsid w:val="001D3C4D"/>
    <w:rsid w:val="001D3F6B"/>
    <w:rsid w:val="001D4BA9"/>
    <w:rsid w:val="001D5E83"/>
    <w:rsid w:val="001D7E1D"/>
    <w:rsid w:val="001E074A"/>
    <w:rsid w:val="001E09C0"/>
    <w:rsid w:val="001E0E0D"/>
    <w:rsid w:val="001E3181"/>
    <w:rsid w:val="001E4381"/>
    <w:rsid w:val="001E604C"/>
    <w:rsid w:val="001E71F9"/>
    <w:rsid w:val="001E7BB6"/>
    <w:rsid w:val="001F0527"/>
    <w:rsid w:val="001F2175"/>
    <w:rsid w:val="001F232B"/>
    <w:rsid w:val="001F47CE"/>
    <w:rsid w:val="001F5041"/>
    <w:rsid w:val="001F6665"/>
    <w:rsid w:val="001F71FF"/>
    <w:rsid w:val="001F7CC8"/>
    <w:rsid w:val="00201FB9"/>
    <w:rsid w:val="00204D44"/>
    <w:rsid w:val="0020544C"/>
    <w:rsid w:val="002059D5"/>
    <w:rsid w:val="00205EA7"/>
    <w:rsid w:val="002062A4"/>
    <w:rsid w:val="002075AE"/>
    <w:rsid w:val="00207714"/>
    <w:rsid w:val="00207A4A"/>
    <w:rsid w:val="002103E7"/>
    <w:rsid w:val="00210DA7"/>
    <w:rsid w:val="0021137F"/>
    <w:rsid w:val="002113FD"/>
    <w:rsid w:val="002114F2"/>
    <w:rsid w:val="00211925"/>
    <w:rsid w:val="002137DC"/>
    <w:rsid w:val="00213940"/>
    <w:rsid w:val="002140E2"/>
    <w:rsid w:val="00214F40"/>
    <w:rsid w:val="002162FB"/>
    <w:rsid w:val="00221528"/>
    <w:rsid w:val="0022153B"/>
    <w:rsid w:val="002216AE"/>
    <w:rsid w:val="00222E56"/>
    <w:rsid w:val="00223FA8"/>
    <w:rsid w:val="002241F4"/>
    <w:rsid w:val="002247F9"/>
    <w:rsid w:val="00224E95"/>
    <w:rsid w:val="0022626B"/>
    <w:rsid w:val="002263F7"/>
    <w:rsid w:val="00226B83"/>
    <w:rsid w:val="00231579"/>
    <w:rsid w:val="00231EF0"/>
    <w:rsid w:val="00232124"/>
    <w:rsid w:val="00233934"/>
    <w:rsid w:val="00233A4C"/>
    <w:rsid w:val="00237293"/>
    <w:rsid w:val="00237466"/>
    <w:rsid w:val="00240612"/>
    <w:rsid w:val="00240869"/>
    <w:rsid w:val="00242D81"/>
    <w:rsid w:val="0024307B"/>
    <w:rsid w:val="00243F69"/>
    <w:rsid w:val="002454B9"/>
    <w:rsid w:val="0024563F"/>
    <w:rsid w:val="00246B5B"/>
    <w:rsid w:val="00246B61"/>
    <w:rsid w:val="0024718A"/>
    <w:rsid w:val="00251DBE"/>
    <w:rsid w:val="002546A1"/>
    <w:rsid w:val="002548FF"/>
    <w:rsid w:val="00254910"/>
    <w:rsid w:val="00254C2F"/>
    <w:rsid w:val="002628E3"/>
    <w:rsid w:val="0026344A"/>
    <w:rsid w:val="002637E2"/>
    <w:rsid w:val="00263AD6"/>
    <w:rsid w:val="00265CF1"/>
    <w:rsid w:val="00266715"/>
    <w:rsid w:val="00266A69"/>
    <w:rsid w:val="00267FFC"/>
    <w:rsid w:val="002714F5"/>
    <w:rsid w:val="00271C69"/>
    <w:rsid w:val="002724F8"/>
    <w:rsid w:val="00272B55"/>
    <w:rsid w:val="00272C69"/>
    <w:rsid w:val="00281C01"/>
    <w:rsid w:val="002845BA"/>
    <w:rsid w:val="00284E10"/>
    <w:rsid w:val="00286989"/>
    <w:rsid w:val="00290797"/>
    <w:rsid w:val="002908AD"/>
    <w:rsid w:val="00294159"/>
    <w:rsid w:val="00294D47"/>
    <w:rsid w:val="00294F0A"/>
    <w:rsid w:val="002954C6"/>
    <w:rsid w:val="002A099C"/>
    <w:rsid w:val="002A0ED4"/>
    <w:rsid w:val="002A3C22"/>
    <w:rsid w:val="002A3E76"/>
    <w:rsid w:val="002A502F"/>
    <w:rsid w:val="002A54CF"/>
    <w:rsid w:val="002A556F"/>
    <w:rsid w:val="002A6059"/>
    <w:rsid w:val="002A631F"/>
    <w:rsid w:val="002A7273"/>
    <w:rsid w:val="002A73E7"/>
    <w:rsid w:val="002B2081"/>
    <w:rsid w:val="002B272A"/>
    <w:rsid w:val="002B2DFE"/>
    <w:rsid w:val="002B309A"/>
    <w:rsid w:val="002B456D"/>
    <w:rsid w:val="002B5383"/>
    <w:rsid w:val="002B5DE4"/>
    <w:rsid w:val="002B6F21"/>
    <w:rsid w:val="002B6FB3"/>
    <w:rsid w:val="002C041F"/>
    <w:rsid w:val="002C2735"/>
    <w:rsid w:val="002C2EAA"/>
    <w:rsid w:val="002C3F5E"/>
    <w:rsid w:val="002C4EB7"/>
    <w:rsid w:val="002C6C67"/>
    <w:rsid w:val="002C7A04"/>
    <w:rsid w:val="002D1A9C"/>
    <w:rsid w:val="002D317E"/>
    <w:rsid w:val="002D5E9F"/>
    <w:rsid w:val="002D6195"/>
    <w:rsid w:val="002D6515"/>
    <w:rsid w:val="002D6652"/>
    <w:rsid w:val="002D75A3"/>
    <w:rsid w:val="002E07AE"/>
    <w:rsid w:val="002E080F"/>
    <w:rsid w:val="002E1627"/>
    <w:rsid w:val="002E2B0A"/>
    <w:rsid w:val="002E2E8D"/>
    <w:rsid w:val="002E31BC"/>
    <w:rsid w:val="002E3AC4"/>
    <w:rsid w:val="002F0240"/>
    <w:rsid w:val="002F0FBB"/>
    <w:rsid w:val="002F1129"/>
    <w:rsid w:val="002F3B31"/>
    <w:rsid w:val="002F3F51"/>
    <w:rsid w:val="002F566C"/>
    <w:rsid w:val="002F64CA"/>
    <w:rsid w:val="002F7175"/>
    <w:rsid w:val="003017A6"/>
    <w:rsid w:val="00303659"/>
    <w:rsid w:val="003040DD"/>
    <w:rsid w:val="003050D8"/>
    <w:rsid w:val="0030642F"/>
    <w:rsid w:val="00306859"/>
    <w:rsid w:val="00307A36"/>
    <w:rsid w:val="00307E96"/>
    <w:rsid w:val="003100F0"/>
    <w:rsid w:val="003106AF"/>
    <w:rsid w:val="00311796"/>
    <w:rsid w:val="0031373D"/>
    <w:rsid w:val="0031694D"/>
    <w:rsid w:val="00317561"/>
    <w:rsid w:val="003203FE"/>
    <w:rsid w:val="00320B7E"/>
    <w:rsid w:val="00321C99"/>
    <w:rsid w:val="00323614"/>
    <w:rsid w:val="00325D19"/>
    <w:rsid w:val="00326ECE"/>
    <w:rsid w:val="003309F8"/>
    <w:rsid w:val="00332C5C"/>
    <w:rsid w:val="00333D21"/>
    <w:rsid w:val="003341B9"/>
    <w:rsid w:val="00334F78"/>
    <w:rsid w:val="00335011"/>
    <w:rsid w:val="003356E7"/>
    <w:rsid w:val="00336083"/>
    <w:rsid w:val="00336410"/>
    <w:rsid w:val="0034113A"/>
    <w:rsid w:val="00341C51"/>
    <w:rsid w:val="00342298"/>
    <w:rsid w:val="003428BC"/>
    <w:rsid w:val="00342A9D"/>
    <w:rsid w:val="003441D0"/>
    <w:rsid w:val="00344DEF"/>
    <w:rsid w:val="003452D0"/>
    <w:rsid w:val="0034547A"/>
    <w:rsid w:val="00346333"/>
    <w:rsid w:val="00346440"/>
    <w:rsid w:val="003469CC"/>
    <w:rsid w:val="003469E3"/>
    <w:rsid w:val="00346DFB"/>
    <w:rsid w:val="00346F9D"/>
    <w:rsid w:val="003473BD"/>
    <w:rsid w:val="00350981"/>
    <w:rsid w:val="003513B0"/>
    <w:rsid w:val="0035275B"/>
    <w:rsid w:val="00352A8A"/>
    <w:rsid w:val="0035354E"/>
    <w:rsid w:val="00353BDF"/>
    <w:rsid w:val="00354B5A"/>
    <w:rsid w:val="003552D9"/>
    <w:rsid w:val="0036023C"/>
    <w:rsid w:val="00360C1A"/>
    <w:rsid w:val="00363A6C"/>
    <w:rsid w:val="00364292"/>
    <w:rsid w:val="003655F6"/>
    <w:rsid w:val="003662CC"/>
    <w:rsid w:val="003665A1"/>
    <w:rsid w:val="00366D7B"/>
    <w:rsid w:val="00367322"/>
    <w:rsid w:val="003703CD"/>
    <w:rsid w:val="00371F24"/>
    <w:rsid w:val="0037298D"/>
    <w:rsid w:val="00372AE0"/>
    <w:rsid w:val="00372DDA"/>
    <w:rsid w:val="00374D2B"/>
    <w:rsid w:val="0037647E"/>
    <w:rsid w:val="00380030"/>
    <w:rsid w:val="00380E07"/>
    <w:rsid w:val="003812C6"/>
    <w:rsid w:val="00382C67"/>
    <w:rsid w:val="00384736"/>
    <w:rsid w:val="0038742C"/>
    <w:rsid w:val="003902AC"/>
    <w:rsid w:val="003919DC"/>
    <w:rsid w:val="0039292B"/>
    <w:rsid w:val="00392AE9"/>
    <w:rsid w:val="00393AD7"/>
    <w:rsid w:val="0039633C"/>
    <w:rsid w:val="00397760"/>
    <w:rsid w:val="003A1972"/>
    <w:rsid w:val="003A1FD1"/>
    <w:rsid w:val="003A233D"/>
    <w:rsid w:val="003A290D"/>
    <w:rsid w:val="003A2AD4"/>
    <w:rsid w:val="003A3A39"/>
    <w:rsid w:val="003A4CA8"/>
    <w:rsid w:val="003A5461"/>
    <w:rsid w:val="003A772B"/>
    <w:rsid w:val="003A7856"/>
    <w:rsid w:val="003B027E"/>
    <w:rsid w:val="003B1C38"/>
    <w:rsid w:val="003B2839"/>
    <w:rsid w:val="003B37F3"/>
    <w:rsid w:val="003B536A"/>
    <w:rsid w:val="003B5DCD"/>
    <w:rsid w:val="003B7E7F"/>
    <w:rsid w:val="003C1D5F"/>
    <w:rsid w:val="003C6284"/>
    <w:rsid w:val="003C7169"/>
    <w:rsid w:val="003D0963"/>
    <w:rsid w:val="003D394C"/>
    <w:rsid w:val="003D72AA"/>
    <w:rsid w:val="003E0C99"/>
    <w:rsid w:val="003E12A2"/>
    <w:rsid w:val="003E3CBB"/>
    <w:rsid w:val="003E43AA"/>
    <w:rsid w:val="003E549B"/>
    <w:rsid w:val="003E570A"/>
    <w:rsid w:val="003E5957"/>
    <w:rsid w:val="003E5AED"/>
    <w:rsid w:val="003E65D7"/>
    <w:rsid w:val="003F005A"/>
    <w:rsid w:val="003F02B9"/>
    <w:rsid w:val="003F16F2"/>
    <w:rsid w:val="003F1734"/>
    <w:rsid w:val="003F4849"/>
    <w:rsid w:val="003F5623"/>
    <w:rsid w:val="003F58B0"/>
    <w:rsid w:val="003F6E1F"/>
    <w:rsid w:val="003F7DCC"/>
    <w:rsid w:val="00400AAD"/>
    <w:rsid w:val="00400D59"/>
    <w:rsid w:val="004026FC"/>
    <w:rsid w:val="0040388C"/>
    <w:rsid w:val="004046BB"/>
    <w:rsid w:val="0040474E"/>
    <w:rsid w:val="00404CC0"/>
    <w:rsid w:val="00404FE9"/>
    <w:rsid w:val="00407E5A"/>
    <w:rsid w:val="00412379"/>
    <w:rsid w:val="004138C9"/>
    <w:rsid w:val="00414164"/>
    <w:rsid w:val="00416060"/>
    <w:rsid w:val="00416F7C"/>
    <w:rsid w:val="00424780"/>
    <w:rsid w:val="00424A53"/>
    <w:rsid w:val="00425F2C"/>
    <w:rsid w:val="00426066"/>
    <w:rsid w:val="00427CCF"/>
    <w:rsid w:val="00427EAD"/>
    <w:rsid w:val="00432BCA"/>
    <w:rsid w:val="00435147"/>
    <w:rsid w:val="00435B33"/>
    <w:rsid w:val="00435B37"/>
    <w:rsid w:val="00436883"/>
    <w:rsid w:val="004379E7"/>
    <w:rsid w:val="0044666C"/>
    <w:rsid w:val="00450863"/>
    <w:rsid w:val="00450912"/>
    <w:rsid w:val="00450BD9"/>
    <w:rsid w:val="004515B6"/>
    <w:rsid w:val="00454A74"/>
    <w:rsid w:val="00456BD9"/>
    <w:rsid w:val="00457ABA"/>
    <w:rsid w:val="00460472"/>
    <w:rsid w:val="00464A09"/>
    <w:rsid w:val="00464B49"/>
    <w:rsid w:val="00465317"/>
    <w:rsid w:val="004661DB"/>
    <w:rsid w:val="0046675C"/>
    <w:rsid w:val="00466832"/>
    <w:rsid w:val="004671BC"/>
    <w:rsid w:val="00467C02"/>
    <w:rsid w:val="004700AA"/>
    <w:rsid w:val="00471592"/>
    <w:rsid w:val="00471F47"/>
    <w:rsid w:val="004730DB"/>
    <w:rsid w:val="00475DFE"/>
    <w:rsid w:val="00476882"/>
    <w:rsid w:val="00477D0A"/>
    <w:rsid w:val="00480283"/>
    <w:rsid w:val="004810D6"/>
    <w:rsid w:val="00481862"/>
    <w:rsid w:val="00482EFF"/>
    <w:rsid w:val="0048349B"/>
    <w:rsid w:val="00485B1F"/>
    <w:rsid w:val="00486865"/>
    <w:rsid w:val="00486885"/>
    <w:rsid w:val="00490047"/>
    <w:rsid w:val="00491200"/>
    <w:rsid w:val="004932EC"/>
    <w:rsid w:val="004950F6"/>
    <w:rsid w:val="00495C42"/>
    <w:rsid w:val="00496683"/>
    <w:rsid w:val="004966F8"/>
    <w:rsid w:val="00496C6B"/>
    <w:rsid w:val="004A001A"/>
    <w:rsid w:val="004A2C72"/>
    <w:rsid w:val="004A2EB1"/>
    <w:rsid w:val="004A425E"/>
    <w:rsid w:val="004A648D"/>
    <w:rsid w:val="004A66E4"/>
    <w:rsid w:val="004A7BC2"/>
    <w:rsid w:val="004B1C98"/>
    <w:rsid w:val="004B2C9A"/>
    <w:rsid w:val="004B382E"/>
    <w:rsid w:val="004C100B"/>
    <w:rsid w:val="004C1152"/>
    <w:rsid w:val="004C11CD"/>
    <w:rsid w:val="004C1666"/>
    <w:rsid w:val="004C45D0"/>
    <w:rsid w:val="004C4CEB"/>
    <w:rsid w:val="004C66BB"/>
    <w:rsid w:val="004D0692"/>
    <w:rsid w:val="004D1D26"/>
    <w:rsid w:val="004D36A0"/>
    <w:rsid w:val="004D5629"/>
    <w:rsid w:val="004D5C8B"/>
    <w:rsid w:val="004D6031"/>
    <w:rsid w:val="004D7086"/>
    <w:rsid w:val="004E1035"/>
    <w:rsid w:val="004E586C"/>
    <w:rsid w:val="004E622F"/>
    <w:rsid w:val="004E6E84"/>
    <w:rsid w:val="004F132E"/>
    <w:rsid w:val="004F1627"/>
    <w:rsid w:val="004F3F63"/>
    <w:rsid w:val="004F40B3"/>
    <w:rsid w:val="004F611B"/>
    <w:rsid w:val="004F6C64"/>
    <w:rsid w:val="005011C9"/>
    <w:rsid w:val="00501DA2"/>
    <w:rsid w:val="0050474C"/>
    <w:rsid w:val="00510925"/>
    <w:rsid w:val="00510B22"/>
    <w:rsid w:val="00514586"/>
    <w:rsid w:val="005150FD"/>
    <w:rsid w:val="00515199"/>
    <w:rsid w:val="005162BA"/>
    <w:rsid w:val="00520C69"/>
    <w:rsid w:val="00521D45"/>
    <w:rsid w:val="00523342"/>
    <w:rsid w:val="00524D98"/>
    <w:rsid w:val="00526D5F"/>
    <w:rsid w:val="00527D05"/>
    <w:rsid w:val="00530437"/>
    <w:rsid w:val="00530913"/>
    <w:rsid w:val="005312B6"/>
    <w:rsid w:val="00532657"/>
    <w:rsid w:val="005326D8"/>
    <w:rsid w:val="00532BCD"/>
    <w:rsid w:val="005331F7"/>
    <w:rsid w:val="005332C5"/>
    <w:rsid w:val="00533346"/>
    <w:rsid w:val="00533829"/>
    <w:rsid w:val="00533A36"/>
    <w:rsid w:val="005340AE"/>
    <w:rsid w:val="00534439"/>
    <w:rsid w:val="00534480"/>
    <w:rsid w:val="00535B22"/>
    <w:rsid w:val="005368AF"/>
    <w:rsid w:val="00543B57"/>
    <w:rsid w:val="00544394"/>
    <w:rsid w:val="005463C9"/>
    <w:rsid w:val="00546977"/>
    <w:rsid w:val="00546EF7"/>
    <w:rsid w:val="005476D4"/>
    <w:rsid w:val="00551A2B"/>
    <w:rsid w:val="00552010"/>
    <w:rsid w:val="00553114"/>
    <w:rsid w:val="005549EA"/>
    <w:rsid w:val="0055552B"/>
    <w:rsid w:val="00556647"/>
    <w:rsid w:val="00560267"/>
    <w:rsid w:val="00560B56"/>
    <w:rsid w:val="00561B78"/>
    <w:rsid w:val="00562912"/>
    <w:rsid w:val="005633EF"/>
    <w:rsid w:val="00565AEF"/>
    <w:rsid w:val="005660B2"/>
    <w:rsid w:val="0056754B"/>
    <w:rsid w:val="0057038C"/>
    <w:rsid w:val="00570C87"/>
    <w:rsid w:val="00571A21"/>
    <w:rsid w:val="0057384F"/>
    <w:rsid w:val="00575328"/>
    <w:rsid w:val="00575DA7"/>
    <w:rsid w:val="00575F3C"/>
    <w:rsid w:val="00577AE7"/>
    <w:rsid w:val="00580EEB"/>
    <w:rsid w:val="0058101B"/>
    <w:rsid w:val="00581A63"/>
    <w:rsid w:val="00583149"/>
    <w:rsid w:val="005846D9"/>
    <w:rsid w:val="0059125F"/>
    <w:rsid w:val="00593128"/>
    <w:rsid w:val="0059361B"/>
    <w:rsid w:val="00593AC3"/>
    <w:rsid w:val="00593F57"/>
    <w:rsid w:val="005966D5"/>
    <w:rsid w:val="005A0684"/>
    <w:rsid w:val="005A20F1"/>
    <w:rsid w:val="005A2984"/>
    <w:rsid w:val="005A2F2D"/>
    <w:rsid w:val="005A3BB7"/>
    <w:rsid w:val="005A52B3"/>
    <w:rsid w:val="005B04A7"/>
    <w:rsid w:val="005B129F"/>
    <w:rsid w:val="005B2077"/>
    <w:rsid w:val="005B3322"/>
    <w:rsid w:val="005B483E"/>
    <w:rsid w:val="005B4F25"/>
    <w:rsid w:val="005B769D"/>
    <w:rsid w:val="005C10DF"/>
    <w:rsid w:val="005C15C9"/>
    <w:rsid w:val="005C4F51"/>
    <w:rsid w:val="005C567F"/>
    <w:rsid w:val="005C6620"/>
    <w:rsid w:val="005C7115"/>
    <w:rsid w:val="005C7251"/>
    <w:rsid w:val="005C7282"/>
    <w:rsid w:val="005D0220"/>
    <w:rsid w:val="005D0681"/>
    <w:rsid w:val="005D0875"/>
    <w:rsid w:val="005D4468"/>
    <w:rsid w:val="005D5852"/>
    <w:rsid w:val="005D726C"/>
    <w:rsid w:val="005D7573"/>
    <w:rsid w:val="005E28EE"/>
    <w:rsid w:val="005E2F64"/>
    <w:rsid w:val="005E337F"/>
    <w:rsid w:val="005E49D7"/>
    <w:rsid w:val="005E4CE0"/>
    <w:rsid w:val="005E5888"/>
    <w:rsid w:val="005E6668"/>
    <w:rsid w:val="005F10FE"/>
    <w:rsid w:val="005F283B"/>
    <w:rsid w:val="005F4793"/>
    <w:rsid w:val="005F5699"/>
    <w:rsid w:val="005F60D5"/>
    <w:rsid w:val="005F6508"/>
    <w:rsid w:val="005F706B"/>
    <w:rsid w:val="005F7CE2"/>
    <w:rsid w:val="006007E6"/>
    <w:rsid w:val="00601475"/>
    <w:rsid w:val="00602F06"/>
    <w:rsid w:val="0060379B"/>
    <w:rsid w:val="00605346"/>
    <w:rsid w:val="00605F30"/>
    <w:rsid w:val="006064B3"/>
    <w:rsid w:val="00606FC0"/>
    <w:rsid w:val="00607B0A"/>
    <w:rsid w:val="006106A2"/>
    <w:rsid w:val="00611980"/>
    <w:rsid w:val="00611AAE"/>
    <w:rsid w:val="00611DC2"/>
    <w:rsid w:val="0061200E"/>
    <w:rsid w:val="00612AEF"/>
    <w:rsid w:val="0061504A"/>
    <w:rsid w:val="006157B9"/>
    <w:rsid w:val="00617973"/>
    <w:rsid w:val="006202D2"/>
    <w:rsid w:val="00620A68"/>
    <w:rsid w:val="00620B38"/>
    <w:rsid w:val="00623203"/>
    <w:rsid w:val="00624C5D"/>
    <w:rsid w:val="006253B0"/>
    <w:rsid w:val="00625BFF"/>
    <w:rsid w:val="0062776B"/>
    <w:rsid w:val="00627B3E"/>
    <w:rsid w:val="00627C00"/>
    <w:rsid w:val="00630F8B"/>
    <w:rsid w:val="00632CB8"/>
    <w:rsid w:val="00634244"/>
    <w:rsid w:val="006345E7"/>
    <w:rsid w:val="00635441"/>
    <w:rsid w:val="00635546"/>
    <w:rsid w:val="006403B3"/>
    <w:rsid w:val="00641A45"/>
    <w:rsid w:val="00643208"/>
    <w:rsid w:val="00644208"/>
    <w:rsid w:val="00646C88"/>
    <w:rsid w:val="00650256"/>
    <w:rsid w:val="00650640"/>
    <w:rsid w:val="0065110E"/>
    <w:rsid w:val="00651933"/>
    <w:rsid w:val="00651C0F"/>
    <w:rsid w:val="006538A5"/>
    <w:rsid w:val="0065411C"/>
    <w:rsid w:val="00654B38"/>
    <w:rsid w:val="006555A1"/>
    <w:rsid w:val="00660140"/>
    <w:rsid w:val="00660507"/>
    <w:rsid w:val="00660D74"/>
    <w:rsid w:val="00660E7A"/>
    <w:rsid w:val="00661E4E"/>
    <w:rsid w:val="00661E68"/>
    <w:rsid w:val="006625CD"/>
    <w:rsid w:val="006628FE"/>
    <w:rsid w:val="00662B79"/>
    <w:rsid w:val="00663680"/>
    <w:rsid w:val="00663D4B"/>
    <w:rsid w:val="00664384"/>
    <w:rsid w:val="00664D08"/>
    <w:rsid w:val="0066533D"/>
    <w:rsid w:val="00671570"/>
    <w:rsid w:val="006715EF"/>
    <w:rsid w:val="006719A6"/>
    <w:rsid w:val="006724E8"/>
    <w:rsid w:val="00673B58"/>
    <w:rsid w:val="00673C03"/>
    <w:rsid w:val="00674486"/>
    <w:rsid w:val="00675A80"/>
    <w:rsid w:val="00675B5E"/>
    <w:rsid w:val="00676264"/>
    <w:rsid w:val="00680E0B"/>
    <w:rsid w:val="006826A7"/>
    <w:rsid w:val="006827E3"/>
    <w:rsid w:val="00682C7A"/>
    <w:rsid w:val="0068329E"/>
    <w:rsid w:val="00683432"/>
    <w:rsid w:val="00683D3B"/>
    <w:rsid w:val="00686A53"/>
    <w:rsid w:val="006870AB"/>
    <w:rsid w:val="006905A4"/>
    <w:rsid w:val="006908DD"/>
    <w:rsid w:val="00694251"/>
    <w:rsid w:val="006960A0"/>
    <w:rsid w:val="0069675D"/>
    <w:rsid w:val="00696E15"/>
    <w:rsid w:val="00696E23"/>
    <w:rsid w:val="006A32E8"/>
    <w:rsid w:val="006A6520"/>
    <w:rsid w:val="006A686D"/>
    <w:rsid w:val="006A702B"/>
    <w:rsid w:val="006A7EDF"/>
    <w:rsid w:val="006B08FF"/>
    <w:rsid w:val="006B32AA"/>
    <w:rsid w:val="006B3EA7"/>
    <w:rsid w:val="006B6453"/>
    <w:rsid w:val="006B6515"/>
    <w:rsid w:val="006C211E"/>
    <w:rsid w:val="006C3426"/>
    <w:rsid w:val="006C34AC"/>
    <w:rsid w:val="006C5A3E"/>
    <w:rsid w:val="006C730B"/>
    <w:rsid w:val="006D0869"/>
    <w:rsid w:val="006D0F06"/>
    <w:rsid w:val="006D1D73"/>
    <w:rsid w:val="006D5012"/>
    <w:rsid w:val="006D52D3"/>
    <w:rsid w:val="006D6B23"/>
    <w:rsid w:val="006D79F5"/>
    <w:rsid w:val="006E0E1B"/>
    <w:rsid w:val="006E2841"/>
    <w:rsid w:val="006E3075"/>
    <w:rsid w:val="006E358E"/>
    <w:rsid w:val="006E37A6"/>
    <w:rsid w:val="006E422D"/>
    <w:rsid w:val="006E55CC"/>
    <w:rsid w:val="006E7D03"/>
    <w:rsid w:val="006F01E1"/>
    <w:rsid w:val="006F01E3"/>
    <w:rsid w:val="006F061C"/>
    <w:rsid w:val="006F096C"/>
    <w:rsid w:val="006F276C"/>
    <w:rsid w:val="006F2A4B"/>
    <w:rsid w:val="006F70BC"/>
    <w:rsid w:val="0070097C"/>
    <w:rsid w:val="00700DFA"/>
    <w:rsid w:val="00702522"/>
    <w:rsid w:val="00702644"/>
    <w:rsid w:val="007029C1"/>
    <w:rsid w:val="00704DDE"/>
    <w:rsid w:val="00705C1B"/>
    <w:rsid w:val="00707010"/>
    <w:rsid w:val="00707546"/>
    <w:rsid w:val="0070780D"/>
    <w:rsid w:val="007101FD"/>
    <w:rsid w:val="00711078"/>
    <w:rsid w:val="0071166F"/>
    <w:rsid w:val="00713218"/>
    <w:rsid w:val="00717FC9"/>
    <w:rsid w:val="00721446"/>
    <w:rsid w:val="0072151B"/>
    <w:rsid w:val="00722316"/>
    <w:rsid w:val="00723870"/>
    <w:rsid w:val="007240CD"/>
    <w:rsid w:val="00726843"/>
    <w:rsid w:val="00730972"/>
    <w:rsid w:val="00731048"/>
    <w:rsid w:val="00731866"/>
    <w:rsid w:val="00737698"/>
    <w:rsid w:val="007404A3"/>
    <w:rsid w:val="00741B58"/>
    <w:rsid w:val="007420F3"/>
    <w:rsid w:val="007434AA"/>
    <w:rsid w:val="00743C97"/>
    <w:rsid w:val="00744EA2"/>
    <w:rsid w:val="00746A9C"/>
    <w:rsid w:val="00746D1B"/>
    <w:rsid w:val="00747767"/>
    <w:rsid w:val="007513A9"/>
    <w:rsid w:val="007519E1"/>
    <w:rsid w:val="007523D5"/>
    <w:rsid w:val="007546FA"/>
    <w:rsid w:val="0075472A"/>
    <w:rsid w:val="00756EF5"/>
    <w:rsid w:val="00757EA9"/>
    <w:rsid w:val="00762D44"/>
    <w:rsid w:val="007630CB"/>
    <w:rsid w:val="00763684"/>
    <w:rsid w:val="0076380B"/>
    <w:rsid w:val="007648AB"/>
    <w:rsid w:val="00765093"/>
    <w:rsid w:val="007669DA"/>
    <w:rsid w:val="00766B8F"/>
    <w:rsid w:val="00766EC9"/>
    <w:rsid w:val="007704AB"/>
    <w:rsid w:val="00771593"/>
    <w:rsid w:val="007742CF"/>
    <w:rsid w:val="007755DC"/>
    <w:rsid w:val="00775EBC"/>
    <w:rsid w:val="007770AC"/>
    <w:rsid w:val="007772A3"/>
    <w:rsid w:val="00783425"/>
    <w:rsid w:val="00783447"/>
    <w:rsid w:val="00783616"/>
    <w:rsid w:val="00783EA6"/>
    <w:rsid w:val="00791BA0"/>
    <w:rsid w:val="00792953"/>
    <w:rsid w:val="00792D0A"/>
    <w:rsid w:val="00792FAA"/>
    <w:rsid w:val="00794FBA"/>
    <w:rsid w:val="007959B1"/>
    <w:rsid w:val="00796A1F"/>
    <w:rsid w:val="007A0DDB"/>
    <w:rsid w:val="007A127B"/>
    <w:rsid w:val="007A1B75"/>
    <w:rsid w:val="007A3229"/>
    <w:rsid w:val="007A5E42"/>
    <w:rsid w:val="007A69BE"/>
    <w:rsid w:val="007B0174"/>
    <w:rsid w:val="007B0374"/>
    <w:rsid w:val="007B3167"/>
    <w:rsid w:val="007B5996"/>
    <w:rsid w:val="007B6663"/>
    <w:rsid w:val="007B7498"/>
    <w:rsid w:val="007C4EDE"/>
    <w:rsid w:val="007C4F73"/>
    <w:rsid w:val="007C6140"/>
    <w:rsid w:val="007C63F5"/>
    <w:rsid w:val="007C7F23"/>
    <w:rsid w:val="007D0364"/>
    <w:rsid w:val="007D23F4"/>
    <w:rsid w:val="007D2782"/>
    <w:rsid w:val="007D35B9"/>
    <w:rsid w:val="007D3B2A"/>
    <w:rsid w:val="007D6283"/>
    <w:rsid w:val="007D6802"/>
    <w:rsid w:val="007E2FC1"/>
    <w:rsid w:val="007E31FF"/>
    <w:rsid w:val="007E3D73"/>
    <w:rsid w:val="007E5041"/>
    <w:rsid w:val="007E66E5"/>
    <w:rsid w:val="007E6B80"/>
    <w:rsid w:val="007E7D24"/>
    <w:rsid w:val="007F0759"/>
    <w:rsid w:val="007F1865"/>
    <w:rsid w:val="007F3928"/>
    <w:rsid w:val="007F452A"/>
    <w:rsid w:val="007F5F93"/>
    <w:rsid w:val="007F6899"/>
    <w:rsid w:val="007F6B88"/>
    <w:rsid w:val="007F7E8B"/>
    <w:rsid w:val="0080027C"/>
    <w:rsid w:val="00810813"/>
    <w:rsid w:val="008118DC"/>
    <w:rsid w:val="008143C1"/>
    <w:rsid w:val="008161E0"/>
    <w:rsid w:val="0081672A"/>
    <w:rsid w:val="0081703E"/>
    <w:rsid w:val="008172F7"/>
    <w:rsid w:val="00820193"/>
    <w:rsid w:val="00820B61"/>
    <w:rsid w:val="00821241"/>
    <w:rsid w:val="00824FAC"/>
    <w:rsid w:val="00826D34"/>
    <w:rsid w:val="00827C5A"/>
    <w:rsid w:val="00831B97"/>
    <w:rsid w:val="00832323"/>
    <w:rsid w:val="008323B0"/>
    <w:rsid w:val="008448DD"/>
    <w:rsid w:val="00845FAC"/>
    <w:rsid w:val="0084644A"/>
    <w:rsid w:val="00846C00"/>
    <w:rsid w:val="00846CEB"/>
    <w:rsid w:val="0085013B"/>
    <w:rsid w:val="00850F0F"/>
    <w:rsid w:val="008544CE"/>
    <w:rsid w:val="008545B6"/>
    <w:rsid w:val="008556AB"/>
    <w:rsid w:val="00856362"/>
    <w:rsid w:val="00856815"/>
    <w:rsid w:val="00856E99"/>
    <w:rsid w:val="00857A2B"/>
    <w:rsid w:val="00860293"/>
    <w:rsid w:val="00860BFF"/>
    <w:rsid w:val="00863102"/>
    <w:rsid w:val="008657F4"/>
    <w:rsid w:val="008663F0"/>
    <w:rsid w:val="00867FB4"/>
    <w:rsid w:val="008704FB"/>
    <w:rsid w:val="00870917"/>
    <w:rsid w:val="00871F7B"/>
    <w:rsid w:val="00872166"/>
    <w:rsid w:val="00872AB2"/>
    <w:rsid w:val="008730E8"/>
    <w:rsid w:val="00876810"/>
    <w:rsid w:val="008768A4"/>
    <w:rsid w:val="00880622"/>
    <w:rsid w:val="00880B78"/>
    <w:rsid w:val="00880ED7"/>
    <w:rsid w:val="0088262F"/>
    <w:rsid w:val="0088565F"/>
    <w:rsid w:val="00885C29"/>
    <w:rsid w:val="00886D8E"/>
    <w:rsid w:val="00890133"/>
    <w:rsid w:val="00890581"/>
    <w:rsid w:val="00891DA3"/>
    <w:rsid w:val="008921F3"/>
    <w:rsid w:val="00892F28"/>
    <w:rsid w:val="00894B2D"/>
    <w:rsid w:val="00896A12"/>
    <w:rsid w:val="008978E7"/>
    <w:rsid w:val="00897A09"/>
    <w:rsid w:val="008A0E6E"/>
    <w:rsid w:val="008A2EC7"/>
    <w:rsid w:val="008A4B77"/>
    <w:rsid w:val="008A50F4"/>
    <w:rsid w:val="008A51FE"/>
    <w:rsid w:val="008A5E74"/>
    <w:rsid w:val="008A7250"/>
    <w:rsid w:val="008B0123"/>
    <w:rsid w:val="008B154D"/>
    <w:rsid w:val="008B1ABD"/>
    <w:rsid w:val="008B7E0F"/>
    <w:rsid w:val="008C09F1"/>
    <w:rsid w:val="008C1D67"/>
    <w:rsid w:val="008C20FB"/>
    <w:rsid w:val="008C27CB"/>
    <w:rsid w:val="008C5E35"/>
    <w:rsid w:val="008C615F"/>
    <w:rsid w:val="008C66F3"/>
    <w:rsid w:val="008C6765"/>
    <w:rsid w:val="008C6C3E"/>
    <w:rsid w:val="008C7A65"/>
    <w:rsid w:val="008C7AFD"/>
    <w:rsid w:val="008D039A"/>
    <w:rsid w:val="008D4C8B"/>
    <w:rsid w:val="008D5876"/>
    <w:rsid w:val="008D5CFF"/>
    <w:rsid w:val="008D6021"/>
    <w:rsid w:val="008D745C"/>
    <w:rsid w:val="008E03A3"/>
    <w:rsid w:val="008E10FE"/>
    <w:rsid w:val="008E1BF5"/>
    <w:rsid w:val="008E2563"/>
    <w:rsid w:val="008E26FA"/>
    <w:rsid w:val="008E282F"/>
    <w:rsid w:val="008E2A9C"/>
    <w:rsid w:val="008E2EE4"/>
    <w:rsid w:val="008E4210"/>
    <w:rsid w:val="008F035C"/>
    <w:rsid w:val="008F2961"/>
    <w:rsid w:val="008F33CD"/>
    <w:rsid w:val="008F62A8"/>
    <w:rsid w:val="008F66E5"/>
    <w:rsid w:val="00901A88"/>
    <w:rsid w:val="0090480B"/>
    <w:rsid w:val="00906241"/>
    <w:rsid w:val="00907C5F"/>
    <w:rsid w:val="009100B9"/>
    <w:rsid w:val="00912A14"/>
    <w:rsid w:val="00912BB4"/>
    <w:rsid w:val="00912DC3"/>
    <w:rsid w:val="009130FC"/>
    <w:rsid w:val="009168F6"/>
    <w:rsid w:val="00921EDB"/>
    <w:rsid w:val="00924092"/>
    <w:rsid w:val="00926429"/>
    <w:rsid w:val="00926B7A"/>
    <w:rsid w:val="00927C49"/>
    <w:rsid w:val="00927FA3"/>
    <w:rsid w:val="009310F0"/>
    <w:rsid w:val="0093173A"/>
    <w:rsid w:val="00931D17"/>
    <w:rsid w:val="009322BC"/>
    <w:rsid w:val="009327C4"/>
    <w:rsid w:val="00932A99"/>
    <w:rsid w:val="00934DF4"/>
    <w:rsid w:val="00940AD1"/>
    <w:rsid w:val="0094142F"/>
    <w:rsid w:val="0094262F"/>
    <w:rsid w:val="00943546"/>
    <w:rsid w:val="00943BD2"/>
    <w:rsid w:val="0094469C"/>
    <w:rsid w:val="0094500B"/>
    <w:rsid w:val="009456E0"/>
    <w:rsid w:val="009459DA"/>
    <w:rsid w:val="00946386"/>
    <w:rsid w:val="0095033B"/>
    <w:rsid w:val="00950A31"/>
    <w:rsid w:val="00950ED9"/>
    <w:rsid w:val="00953734"/>
    <w:rsid w:val="00957C1C"/>
    <w:rsid w:val="0096002D"/>
    <w:rsid w:val="0096007B"/>
    <w:rsid w:val="009602EB"/>
    <w:rsid w:val="00961851"/>
    <w:rsid w:val="009621C7"/>
    <w:rsid w:val="00964A26"/>
    <w:rsid w:val="0096553A"/>
    <w:rsid w:val="00967F0A"/>
    <w:rsid w:val="00970131"/>
    <w:rsid w:val="00970574"/>
    <w:rsid w:val="009708EB"/>
    <w:rsid w:val="00971054"/>
    <w:rsid w:val="0097193B"/>
    <w:rsid w:val="00972032"/>
    <w:rsid w:val="00972564"/>
    <w:rsid w:val="0097291C"/>
    <w:rsid w:val="00973576"/>
    <w:rsid w:val="0097469C"/>
    <w:rsid w:val="009752A9"/>
    <w:rsid w:val="009759B7"/>
    <w:rsid w:val="00975A52"/>
    <w:rsid w:val="00976E6E"/>
    <w:rsid w:val="00977113"/>
    <w:rsid w:val="009802C6"/>
    <w:rsid w:val="009805F7"/>
    <w:rsid w:val="00980EEA"/>
    <w:rsid w:val="00981B14"/>
    <w:rsid w:val="00981D51"/>
    <w:rsid w:val="0098279C"/>
    <w:rsid w:val="00983B75"/>
    <w:rsid w:val="00983BC3"/>
    <w:rsid w:val="00984801"/>
    <w:rsid w:val="009912F9"/>
    <w:rsid w:val="00995C41"/>
    <w:rsid w:val="00996717"/>
    <w:rsid w:val="009969D9"/>
    <w:rsid w:val="009A19F0"/>
    <w:rsid w:val="009A21D9"/>
    <w:rsid w:val="009A3785"/>
    <w:rsid w:val="009A7FDB"/>
    <w:rsid w:val="009B0ADA"/>
    <w:rsid w:val="009B0D92"/>
    <w:rsid w:val="009B1EDD"/>
    <w:rsid w:val="009B49E9"/>
    <w:rsid w:val="009B5291"/>
    <w:rsid w:val="009B5B07"/>
    <w:rsid w:val="009B62BA"/>
    <w:rsid w:val="009B675E"/>
    <w:rsid w:val="009B6F40"/>
    <w:rsid w:val="009B7199"/>
    <w:rsid w:val="009B7AFA"/>
    <w:rsid w:val="009C000D"/>
    <w:rsid w:val="009C0878"/>
    <w:rsid w:val="009C10C3"/>
    <w:rsid w:val="009C14E9"/>
    <w:rsid w:val="009C45F0"/>
    <w:rsid w:val="009C61FB"/>
    <w:rsid w:val="009C786A"/>
    <w:rsid w:val="009D0184"/>
    <w:rsid w:val="009D14B2"/>
    <w:rsid w:val="009D158F"/>
    <w:rsid w:val="009D2323"/>
    <w:rsid w:val="009D2EAE"/>
    <w:rsid w:val="009D318A"/>
    <w:rsid w:val="009D38F9"/>
    <w:rsid w:val="009D4850"/>
    <w:rsid w:val="009D59C0"/>
    <w:rsid w:val="009D5C94"/>
    <w:rsid w:val="009D62F8"/>
    <w:rsid w:val="009D658A"/>
    <w:rsid w:val="009D699B"/>
    <w:rsid w:val="009D6EEA"/>
    <w:rsid w:val="009D711A"/>
    <w:rsid w:val="009E03B2"/>
    <w:rsid w:val="009E069B"/>
    <w:rsid w:val="009E2744"/>
    <w:rsid w:val="009E285F"/>
    <w:rsid w:val="009E411B"/>
    <w:rsid w:val="009E4FE0"/>
    <w:rsid w:val="009E6D20"/>
    <w:rsid w:val="009F311C"/>
    <w:rsid w:val="009F4340"/>
    <w:rsid w:val="009F437A"/>
    <w:rsid w:val="009F4A92"/>
    <w:rsid w:val="00A01CAE"/>
    <w:rsid w:val="00A02261"/>
    <w:rsid w:val="00A0455D"/>
    <w:rsid w:val="00A051E9"/>
    <w:rsid w:val="00A05CBB"/>
    <w:rsid w:val="00A07566"/>
    <w:rsid w:val="00A07735"/>
    <w:rsid w:val="00A07784"/>
    <w:rsid w:val="00A1076F"/>
    <w:rsid w:val="00A13241"/>
    <w:rsid w:val="00A137AB"/>
    <w:rsid w:val="00A13AF0"/>
    <w:rsid w:val="00A16650"/>
    <w:rsid w:val="00A16BF9"/>
    <w:rsid w:val="00A171E3"/>
    <w:rsid w:val="00A17542"/>
    <w:rsid w:val="00A17A0E"/>
    <w:rsid w:val="00A2111C"/>
    <w:rsid w:val="00A21FFA"/>
    <w:rsid w:val="00A22CD7"/>
    <w:rsid w:val="00A23799"/>
    <w:rsid w:val="00A2452A"/>
    <w:rsid w:val="00A2509D"/>
    <w:rsid w:val="00A269B6"/>
    <w:rsid w:val="00A2786C"/>
    <w:rsid w:val="00A301A9"/>
    <w:rsid w:val="00A30559"/>
    <w:rsid w:val="00A3134E"/>
    <w:rsid w:val="00A324C5"/>
    <w:rsid w:val="00A327F9"/>
    <w:rsid w:val="00A329B5"/>
    <w:rsid w:val="00A329D9"/>
    <w:rsid w:val="00A32AA3"/>
    <w:rsid w:val="00A345CD"/>
    <w:rsid w:val="00A3475D"/>
    <w:rsid w:val="00A37673"/>
    <w:rsid w:val="00A37B3F"/>
    <w:rsid w:val="00A402E1"/>
    <w:rsid w:val="00A40476"/>
    <w:rsid w:val="00A40512"/>
    <w:rsid w:val="00A40675"/>
    <w:rsid w:val="00A40C29"/>
    <w:rsid w:val="00A40DF7"/>
    <w:rsid w:val="00A414CD"/>
    <w:rsid w:val="00A4354B"/>
    <w:rsid w:val="00A443E7"/>
    <w:rsid w:val="00A46290"/>
    <w:rsid w:val="00A47B5B"/>
    <w:rsid w:val="00A51B5B"/>
    <w:rsid w:val="00A51CC2"/>
    <w:rsid w:val="00A51E5B"/>
    <w:rsid w:val="00A521A1"/>
    <w:rsid w:val="00A54498"/>
    <w:rsid w:val="00A54C15"/>
    <w:rsid w:val="00A54E7D"/>
    <w:rsid w:val="00A57599"/>
    <w:rsid w:val="00A57C4B"/>
    <w:rsid w:val="00A57C72"/>
    <w:rsid w:val="00A61757"/>
    <w:rsid w:val="00A61CA0"/>
    <w:rsid w:val="00A654CD"/>
    <w:rsid w:val="00A65E56"/>
    <w:rsid w:val="00A67373"/>
    <w:rsid w:val="00A75C33"/>
    <w:rsid w:val="00A775AE"/>
    <w:rsid w:val="00A77861"/>
    <w:rsid w:val="00A77CF1"/>
    <w:rsid w:val="00A80F17"/>
    <w:rsid w:val="00A81308"/>
    <w:rsid w:val="00A829BE"/>
    <w:rsid w:val="00A833BB"/>
    <w:rsid w:val="00A86987"/>
    <w:rsid w:val="00A91062"/>
    <w:rsid w:val="00A92BC8"/>
    <w:rsid w:val="00A92C4B"/>
    <w:rsid w:val="00A948E9"/>
    <w:rsid w:val="00A94B6E"/>
    <w:rsid w:val="00A94EC6"/>
    <w:rsid w:val="00A95088"/>
    <w:rsid w:val="00A96F68"/>
    <w:rsid w:val="00AA1ED4"/>
    <w:rsid w:val="00AA2FB5"/>
    <w:rsid w:val="00AA30DA"/>
    <w:rsid w:val="00AA3167"/>
    <w:rsid w:val="00AA427A"/>
    <w:rsid w:val="00AA575F"/>
    <w:rsid w:val="00AA64A1"/>
    <w:rsid w:val="00AB0ED1"/>
    <w:rsid w:val="00AB27B0"/>
    <w:rsid w:val="00AB3538"/>
    <w:rsid w:val="00AB43F6"/>
    <w:rsid w:val="00AB4A90"/>
    <w:rsid w:val="00AB6D4A"/>
    <w:rsid w:val="00AB731D"/>
    <w:rsid w:val="00AC1E4A"/>
    <w:rsid w:val="00AC22D8"/>
    <w:rsid w:val="00AC2C25"/>
    <w:rsid w:val="00AC37C5"/>
    <w:rsid w:val="00AC3D4C"/>
    <w:rsid w:val="00AC4519"/>
    <w:rsid w:val="00AC59F8"/>
    <w:rsid w:val="00AC691C"/>
    <w:rsid w:val="00AD02F4"/>
    <w:rsid w:val="00AD16E2"/>
    <w:rsid w:val="00AD18DE"/>
    <w:rsid w:val="00AD25AF"/>
    <w:rsid w:val="00AD50A3"/>
    <w:rsid w:val="00AD52D6"/>
    <w:rsid w:val="00AD530F"/>
    <w:rsid w:val="00AD53C5"/>
    <w:rsid w:val="00AD54C0"/>
    <w:rsid w:val="00AD5AE0"/>
    <w:rsid w:val="00AD5C9E"/>
    <w:rsid w:val="00AD5D50"/>
    <w:rsid w:val="00AD6015"/>
    <w:rsid w:val="00AD7599"/>
    <w:rsid w:val="00AD75DA"/>
    <w:rsid w:val="00AE0FEB"/>
    <w:rsid w:val="00AE145B"/>
    <w:rsid w:val="00AE23C8"/>
    <w:rsid w:val="00AE2730"/>
    <w:rsid w:val="00AE3938"/>
    <w:rsid w:val="00AE65F3"/>
    <w:rsid w:val="00AE793B"/>
    <w:rsid w:val="00AF1277"/>
    <w:rsid w:val="00AF5EF1"/>
    <w:rsid w:val="00AF610F"/>
    <w:rsid w:val="00AF682B"/>
    <w:rsid w:val="00AF7125"/>
    <w:rsid w:val="00B01BE7"/>
    <w:rsid w:val="00B0210B"/>
    <w:rsid w:val="00B033A1"/>
    <w:rsid w:val="00B03989"/>
    <w:rsid w:val="00B03DCC"/>
    <w:rsid w:val="00B04AD9"/>
    <w:rsid w:val="00B0717D"/>
    <w:rsid w:val="00B07B94"/>
    <w:rsid w:val="00B11DCD"/>
    <w:rsid w:val="00B11E30"/>
    <w:rsid w:val="00B11E3D"/>
    <w:rsid w:val="00B12EAE"/>
    <w:rsid w:val="00B13046"/>
    <w:rsid w:val="00B134AE"/>
    <w:rsid w:val="00B14DB7"/>
    <w:rsid w:val="00B1523A"/>
    <w:rsid w:val="00B152FA"/>
    <w:rsid w:val="00B16E17"/>
    <w:rsid w:val="00B171C1"/>
    <w:rsid w:val="00B209B8"/>
    <w:rsid w:val="00B24049"/>
    <w:rsid w:val="00B24215"/>
    <w:rsid w:val="00B24C4E"/>
    <w:rsid w:val="00B2629D"/>
    <w:rsid w:val="00B265EF"/>
    <w:rsid w:val="00B2663B"/>
    <w:rsid w:val="00B30DB8"/>
    <w:rsid w:val="00B312D7"/>
    <w:rsid w:val="00B3158C"/>
    <w:rsid w:val="00B3245E"/>
    <w:rsid w:val="00B327FB"/>
    <w:rsid w:val="00B32D48"/>
    <w:rsid w:val="00B330C5"/>
    <w:rsid w:val="00B33ED3"/>
    <w:rsid w:val="00B34661"/>
    <w:rsid w:val="00B35AAD"/>
    <w:rsid w:val="00B376B2"/>
    <w:rsid w:val="00B40A08"/>
    <w:rsid w:val="00B43207"/>
    <w:rsid w:val="00B4614F"/>
    <w:rsid w:val="00B50EAE"/>
    <w:rsid w:val="00B5184C"/>
    <w:rsid w:val="00B52136"/>
    <w:rsid w:val="00B53003"/>
    <w:rsid w:val="00B54851"/>
    <w:rsid w:val="00B61973"/>
    <w:rsid w:val="00B63892"/>
    <w:rsid w:val="00B641DB"/>
    <w:rsid w:val="00B645C1"/>
    <w:rsid w:val="00B64868"/>
    <w:rsid w:val="00B66186"/>
    <w:rsid w:val="00B67068"/>
    <w:rsid w:val="00B672E0"/>
    <w:rsid w:val="00B72383"/>
    <w:rsid w:val="00B7311F"/>
    <w:rsid w:val="00B76FB9"/>
    <w:rsid w:val="00B80916"/>
    <w:rsid w:val="00B81845"/>
    <w:rsid w:val="00B82E92"/>
    <w:rsid w:val="00B8485D"/>
    <w:rsid w:val="00B84F5F"/>
    <w:rsid w:val="00B9069F"/>
    <w:rsid w:val="00B93490"/>
    <w:rsid w:val="00B96404"/>
    <w:rsid w:val="00B9673D"/>
    <w:rsid w:val="00B9698E"/>
    <w:rsid w:val="00B97236"/>
    <w:rsid w:val="00BA0E7A"/>
    <w:rsid w:val="00BA1C1F"/>
    <w:rsid w:val="00BA3BFF"/>
    <w:rsid w:val="00BA5A01"/>
    <w:rsid w:val="00BA5A12"/>
    <w:rsid w:val="00BA5EAB"/>
    <w:rsid w:val="00BA7758"/>
    <w:rsid w:val="00BB0D6F"/>
    <w:rsid w:val="00BB1EE7"/>
    <w:rsid w:val="00BB2663"/>
    <w:rsid w:val="00BB3DAC"/>
    <w:rsid w:val="00BB639E"/>
    <w:rsid w:val="00BB76C4"/>
    <w:rsid w:val="00BC3268"/>
    <w:rsid w:val="00BC5021"/>
    <w:rsid w:val="00BC5DC2"/>
    <w:rsid w:val="00BD1E07"/>
    <w:rsid w:val="00BD26AE"/>
    <w:rsid w:val="00BD4751"/>
    <w:rsid w:val="00BD4845"/>
    <w:rsid w:val="00BD61A8"/>
    <w:rsid w:val="00BD6FBE"/>
    <w:rsid w:val="00BE0DC8"/>
    <w:rsid w:val="00BE102B"/>
    <w:rsid w:val="00BE224D"/>
    <w:rsid w:val="00BE558F"/>
    <w:rsid w:val="00BF1774"/>
    <w:rsid w:val="00BF280C"/>
    <w:rsid w:val="00BF7AC7"/>
    <w:rsid w:val="00C00490"/>
    <w:rsid w:val="00C01925"/>
    <w:rsid w:val="00C038BB"/>
    <w:rsid w:val="00C03B64"/>
    <w:rsid w:val="00C043DC"/>
    <w:rsid w:val="00C0551F"/>
    <w:rsid w:val="00C06300"/>
    <w:rsid w:val="00C067DF"/>
    <w:rsid w:val="00C1004D"/>
    <w:rsid w:val="00C134C0"/>
    <w:rsid w:val="00C1368D"/>
    <w:rsid w:val="00C23713"/>
    <w:rsid w:val="00C2517C"/>
    <w:rsid w:val="00C256C9"/>
    <w:rsid w:val="00C258C7"/>
    <w:rsid w:val="00C25D88"/>
    <w:rsid w:val="00C303E7"/>
    <w:rsid w:val="00C37995"/>
    <w:rsid w:val="00C4177D"/>
    <w:rsid w:val="00C46329"/>
    <w:rsid w:val="00C507D0"/>
    <w:rsid w:val="00C50CCF"/>
    <w:rsid w:val="00C51BC7"/>
    <w:rsid w:val="00C51EAE"/>
    <w:rsid w:val="00C54AF8"/>
    <w:rsid w:val="00C560BC"/>
    <w:rsid w:val="00C564D6"/>
    <w:rsid w:val="00C57C33"/>
    <w:rsid w:val="00C57EE5"/>
    <w:rsid w:val="00C6032E"/>
    <w:rsid w:val="00C61BE7"/>
    <w:rsid w:val="00C6263F"/>
    <w:rsid w:val="00C63FFE"/>
    <w:rsid w:val="00C642D0"/>
    <w:rsid w:val="00C66730"/>
    <w:rsid w:val="00C671E3"/>
    <w:rsid w:val="00C671EB"/>
    <w:rsid w:val="00C70010"/>
    <w:rsid w:val="00C7078B"/>
    <w:rsid w:val="00C70E66"/>
    <w:rsid w:val="00C7123F"/>
    <w:rsid w:val="00C7149F"/>
    <w:rsid w:val="00C7366E"/>
    <w:rsid w:val="00C76EC1"/>
    <w:rsid w:val="00C77A21"/>
    <w:rsid w:val="00C77E3E"/>
    <w:rsid w:val="00C80887"/>
    <w:rsid w:val="00C80BEA"/>
    <w:rsid w:val="00C82633"/>
    <w:rsid w:val="00C832F8"/>
    <w:rsid w:val="00C858DE"/>
    <w:rsid w:val="00C85AA4"/>
    <w:rsid w:val="00C860A1"/>
    <w:rsid w:val="00C86230"/>
    <w:rsid w:val="00C873F2"/>
    <w:rsid w:val="00C8755A"/>
    <w:rsid w:val="00C9044B"/>
    <w:rsid w:val="00C911DE"/>
    <w:rsid w:val="00C91CAF"/>
    <w:rsid w:val="00C91E9A"/>
    <w:rsid w:val="00C95A96"/>
    <w:rsid w:val="00C97495"/>
    <w:rsid w:val="00C97D8C"/>
    <w:rsid w:val="00CA1382"/>
    <w:rsid w:val="00CA323A"/>
    <w:rsid w:val="00CA3FC3"/>
    <w:rsid w:val="00CA4CC6"/>
    <w:rsid w:val="00CA58EA"/>
    <w:rsid w:val="00CA5FFF"/>
    <w:rsid w:val="00CA64F4"/>
    <w:rsid w:val="00CA7182"/>
    <w:rsid w:val="00CA769F"/>
    <w:rsid w:val="00CB09CF"/>
    <w:rsid w:val="00CB0F0E"/>
    <w:rsid w:val="00CB145F"/>
    <w:rsid w:val="00CB31E8"/>
    <w:rsid w:val="00CB3D81"/>
    <w:rsid w:val="00CB55EB"/>
    <w:rsid w:val="00CB65AF"/>
    <w:rsid w:val="00CB69AF"/>
    <w:rsid w:val="00CB6C91"/>
    <w:rsid w:val="00CB7066"/>
    <w:rsid w:val="00CC09D2"/>
    <w:rsid w:val="00CC1772"/>
    <w:rsid w:val="00CC2243"/>
    <w:rsid w:val="00CC43A7"/>
    <w:rsid w:val="00CC4849"/>
    <w:rsid w:val="00CC4E43"/>
    <w:rsid w:val="00CC6207"/>
    <w:rsid w:val="00CC71D4"/>
    <w:rsid w:val="00CC7A03"/>
    <w:rsid w:val="00CD0760"/>
    <w:rsid w:val="00CD0A4D"/>
    <w:rsid w:val="00CD2BBC"/>
    <w:rsid w:val="00CD2EA4"/>
    <w:rsid w:val="00CD371F"/>
    <w:rsid w:val="00CD39D4"/>
    <w:rsid w:val="00CD6655"/>
    <w:rsid w:val="00CD69CA"/>
    <w:rsid w:val="00CE1826"/>
    <w:rsid w:val="00CE1952"/>
    <w:rsid w:val="00CE1A30"/>
    <w:rsid w:val="00CE5BFE"/>
    <w:rsid w:val="00CE5E0A"/>
    <w:rsid w:val="00CE74B6"/>
    <w:rsid w:val="00CF066B"/>
    <w:rsid w:val="00CF068F"/>
    <w:rsid w:val="00CF0745"/>
    <w:rsid w:val="00CF0EB1"/>
    <w:rsid w:val="00CF3554"/>
    <w:rsid w:val="00CF4109"/>
    <w:rsid w:val="00CF5127"/>
    <w:rsid w:val="00CF59D0"/>
    <w:rsid w:val="00CF64F5"/>
    <w:rsid w:val="00CF685F"/>
    <w:rsid w:val="00D02233"/>
    <w:rsid w:val="00D02F0F"/>
    <w:rsid w:val="00D032C8"/>
    <w:rsid w:val="00D03421"/>
    <w:rsid w:val="00D0606A"/>
    <w:rsid w:val="00D06B3E"/>
    <w:rsid w:val="00D06E1A"/>
    <w:rsid w:val="00D10BFB"/>
    <w:rsid w:val="00D1234E"/>
    <w:rsid w:val="00D125CE"/>
    <w:rsid w:val="00D130DA"/>
    <w:rsid w:val="00D1365E"/>
    <w:rsid w:val="00D13F10"/>
    <w:rsid w:val="00D14A0F"/>
    <w:rsid w:val="00D15773"/>
    <w:rsid w:val="00D17485"/>
    <w:rsid w:val="00D203B8"/>
    <w:rsid w:val="00D207B3"/>
    <w:rsid w:val="00D21C37"/>
    <w:rsid w:val="00D22E5C"/>
    <w:rsid w:val="00D246E7"/>
    <w:rsid w:val="00D27920"/>
    <w:rsid w:val="00D27A4C"/>
    <w:rsid w:val="00D302B8"/>
    <w:rsid w:val="00D30306"/>
    <w:rsid w:val="00D30480"/>
    <w:rsid w:val="00D30F63"/>
    <w:rsid w:val="00D313A4"/>
    <w:rsid w:val="00D31AAF"/>
    <w:rsid w:val="00D323AB"/>
    <w:rsid w:val="00D33824"/>
    <w:rsid w:val="00D33BAE"/>
    <w:rsid w:val="00D341ED"/>
    <w:rsid w:val="00D3434B"/>
    <w:rsid w:val="00D35967"/>
    <w:rsid w:val="00D36920"/>
    <w:rsid w:val="00D36A66"/>
    <w:rsid w:val="00D373C9"/>
    <w:rsid w:val="00D379D8"/>
    <w:rsid w:val="00D4078A"/>
    <w:rsid w:val="00D41BA8"/>
    <w:rsid w:val="00D422F0"/>
    <w:rsid w:val="00D4249C"/>
    <w:rsid w:val="00D42514"/>
    <w:rsid w:val="00D4478D"/>
    <w:rsid w:val="00D44904"/>
    <w:rsid w:val="00D44A7E"/>
    <w:rsid w:val="00D458A7"/>
    <w:rsid w:val="00D462DC"/>
    <w:rsid w:val="00D51F3E"/>
    <w:rsid w:val="00D53058"/>
    <w:rsid w:val="00D544E1"/>
    <w:rsid w:val="00D55C23"/>
    <w:rsid w:val="00D60875"/>
    <w:rsid w:val="00D61452"/>
    <w:rsid w:val="00D62154"/>
    <w:rsid w:val="00D6233C"/>
    <w:rsid w:val="00D63A95"/>
    <w:rsid w:val="00D63DAF"/>
    <w:rsid w:val="00D646FC"/>
    <w:rsid w:val="00D667E8"/>
    <w:rsid w:val="00D66B85"/>
    <w:rsid w:val="00D66BC2"/>
    <w:rsid w:val="00D67B1F"/>
    <w:rsid w:val="00D70850"/>
    <w:rsid w:val="00D708E7"/>
    <w:rsid w:val="00D717FD"/>
    <w:rsid w:val="00D73AF3"/>
    <w:rsid w:val="00D73B99"/>
    <w:rsid w:val="00D74892"/>
    <w:rsid w:val="00D7509D"/>
    <w:rsid w:val="00D771BC"/>
    <w:rsid w:val="00D7736A"/>
    <w:rsid w:val="00D77374"/>
    <w:rsid w:val="00D77CDE"/>
    <w:rsid w:val="00D80A5B"/>
    <w:rsid w:val="00D80EDF"/>
    <w:rsid w:val="00D81633"/>
    <w:rsid w:val="00D82654"/>
    <w:rsid w:val="00D83266"/>
    <w:rsid w:val="00D8339C"/>
    <w:rsid w:val="00D8344D"/>
    <w:rsid w:val="00D8379E"/>
    <w:rsid w:val="00D8570F"/>
    <w:rsid w:val="00D85C71"/>
    <w:rsid w:val="00D86CB8"/>
    <w:rsid w:val="00D871C6"/>
    <w:rsid w:val="00D915E5"/>
    <w:rsid w:val="00D91622"/>
    <w:rsid w:val="00D932BE"/>
    <w:rsid w:val="00D9352F"/>
    <w:rsid w:val="00D93913"/>
    <w:rsid w:val="00D95369"/>
    <w:rsid w:val="00D973E1"/>
    <w:rsid w:val="00DA130D"/>
    <w:rsid w:val="00DA34D6"/>
    <w:rsid w:val="00DA500C"/>
    <w:rsid w:val="00DA536C"/>
    <w:rsid w:val="00DB12B5"/>
    <w:rsid w:val="00DB1FC3"/>
    <w:rsid w:val="00DB36C4"/>
    <w:rsid w:val="00DB3712"/>
    <w:rsid w:val="00DB47D7"/>
    <w:rsid w:val="00DB68E7"/>
    <w:rsid w:val="00DB7BDE"/>
    <w:rsid w:val="00DB7D68"/>
    <w:rsid w:val="00DC0E01"/>
    <w:rsid w:val="00DC1B28"/>
    <w:rsid w:val="00DC3688"/>
    <w:rsid w:val="00DC44F8"/>
    <w:rsid w:val="00DC62BA"/>
    <w:rsid w:val="00DC6571"/>
    <w:rsid w:val="00DD141F"/>
    <w:rsid w:val="00DD1E4D"/>
    <w:rsid w:val="00DD34FC"/>
    <w:rsid w:val="00DD4F67"/>
    <w:rsid w:val="00DD5CC7"/>
    <w:rsid w:val="00DD7FE9"/>
    <w:rsid w:val="00DE187F"/>
    <w:rsid w:val="00DE197A"/>
    <w:rsid w:val="00DE28C7"/>
    <w:rsid w:val="00DE442E"/>
    <w:rsid w:val="00DE4FB7"/>
    <w:rsid w:val="00DF0029"/>
    <w:rsid w:val="00DF19C8"/>
    <w:rsid w:val="00DF1AD6"/>
    <w:rsid w:val="00DF1B2B"/>
    <w:rsid w:val="00DF31D5"/>
    <w:rsid w:val="00DF3397"/>
    <w:rsid w:val="00DF451D"/>
    <w:rsid w:val="00DF64E8"/>
    <w:rsid w:val="00DF7083"/>
    <w:rsid w:val="00DF78C7"/>
    <w:rsid w:val="00E015E6"/>
    <w:rsid w:val="00E05CA7"/>
    <w:rsid w:val="00E05D83"/>
    <w:rsid w:val="00E07608"/>
    <w:rsid w:val="00E076B7"/>
    <w:rsid w:val="00E07ECC"/>
    <w:rsid w:val="00E10AA8"/>
    <w:rsid w:val="00E13535"/>
    <w:rsid w:val="00E13CF3"/>
    <w:rsid w:val="00E147F0"/>
    <w:rsid w:val="00E2125D"/>
    <w:rsid w:val="00E21400"/>
    <w:rsid w:val="00E219A6"/>
    <w:rsid w:val="00E21B2D"/>
    <w:rsid w:val="00E25D0C"/>
    <w:rsid w:val="00E26838"/>
    <w:rsid w:val="00E27C8F"/>
    <w:rsid w:val="00E3107A"/>
    <w:rsid w:val="00E3113B"/>
    <w:rsid w:val="00E31210"/>
    <w:rsid w:val="00E32CE2"/>
    <w:rsid w:val="00E33514"/>
    <w:rsid w:val="00E357A8"/>
    <w:rsid w:val="00E36406"/>
    <w:rsid w:val="00E367B3"/>
    <w:rsid w:val="00E36886"/>
    <w:rsid w:val="00E368EB"/>
    <w:rsid w:val="00E36B66"/>
    <w:rsid w:val="00E36F68"/>
    <w:rsid w:val="00E40416"/>
    <w:rsid w:val="00E405A3"/>
    <w:rsid w:val="00E40919"/>
    <w:rsid w:val="00E4109F"/>
    <w:rsid w:val="00E413FE"/>
    <w:rsid w:val="00E43FB0"/>
    <w:rsid w:val="00E455F7"/>
    <w:rsid w:val="00E45995"/>
    <w:rsid w:val="00E472E7"/>
    <w:rsid w:val="00E47CAD"/>
    <w:rsid w:val="00E507BE"/>
    <w:rsid w:val="00E509CD"/>
    <w:rsid w:val="00E50C4A"/>
    <w:rsid w:val="00E50EDF"/>
    <w:rsid w:val="00E51E19"/>
    <w:rsid w:val="00E539F7"/>
    <w:rsid w:val="00E540A3"/>
    <w:rsid w:val="00E54150"/>
    <w:rsid w:val="00E5471D"/>
    <w:rsid w:val="00E619EE"/>
    <w:rsid w:val="00E63405"/>
    <w:rsid w:val="00E63548"/>
    <w:rsid w:val="00E6369A"/>
    <w:rsid w:val="00E64828"/>
    <w:rsid w:val="00E6598D"/>
    <w:rsid w:val="00E738F4"/>
    <w:rsid w:val="00E747CF"/>
    <w:rsid w:val="00E7515B"/>
    <w:rsid w:val="00E809E6"/>
    <w:rsid w:val="00E81AFC"/>
    <w:rsid w:val="00E823B3"/>
    <w:rsid w:val="00E82905"/>
    <w:rsid w:val="00E829D1"/>
    <w:rsid w:val="00E85021"/>
    <w:rsid w:val="00E8518F"/>
    <w:rsid w:val="00E858E9"/>
    <w:rsid w:val="00E87678"/>
    <w:rsid w:val="00E87B0C"/>
    <w:rsid w:val="00E9119A"/>
    <w:rsid w:val="00E92789"/>
    <w:rsid w:val="00E947B2"/>
    <w:rsid w:val="00E95AAF"/>
    <w:rsid w:val="00E96AE7"/>
    <w:rsid w:val="00EA05A1"/>
    <w:rsid w:val="00EA10C5"/>
    <w:rsid w:val="00EA5344"/>
    <w:rsid w:val="00EA7087"/>
    <w:rsid w:val="00EA7643"/>
    <w:rsid w:val="00EB24A9"/>
    <w:rsid w:val="00EB2557"/>
    <w:rsid w:val="00EB34A8"/>
    <w:rsid w:val="00EB36F0"/>
    <w:rsid w:val="00EB4B76"/>
    <w:rsid w:val="00EB528E"/>
    <w:rsid w:val="00EB5A97"/>
    <w:rsid w:val="00EB7828"/>
    <w:rsid w:val="00EB782D"/>
    <w:rsid w:val="00EC0BA1"/>
    <w:rsid w:val="00EC1C4A"/>
    <w:rsid w:val="00EC21E8"/>
    <w:rsid w:val="00EC2FD6"/>
    <w:rsid w:val="00EC50EF"/>
    <w:rsid w:val="00EC552F"/>
    <w:rsid w:val="00ED04FF"/>
    <w:rsid w:val="00ED0553"/>
    <w:rsid w:val="00ED055C"/>
    <w:rsid w:val="00ED2CCB"/>
    <w:rsid w:val="00ED33BF"/>
    <w:rsid w:val="00ED5A14"/>
    <w:rsid w:val="00ED6363"/>
    <w:rsid w:val="00ED6CF9"/>
    <w:rsid w:val="00EE490C"/>
    <w:rsid w:val="00EE5B26"/>
    <w:rsid w:val="00EE69F7"/>
    <w:rsid w:val="00EE7106"/>
    <w:rsid w:val="00EF0DBE"/>
    <w:rsid w:val="00EF0E03"/>
    <w:rsid w:val="00EF2070"/>
    <w:rsid w:val="00EF2F5F"/>
    <w:rsid w:val="00EF4200"/>
    <w:rsid w:val="00EF4405"/>
    <w:rsid w:val="00EF5F72"/>
    <w:rsid w:val="00EF6462"/>
    <w:rsid w:val="00EF6CFD"/>
    <w:rsid w:val="00F02ABC"/>
    <w:rsid w:val="00F02B59"/>
    <w:rsid w:val="00F031BD"/>
    <w:rsid w:val="00F0352E"/>
    <w:rsid w:val="00F043D0"/>
    <w:rsid w:val="00F05699"/>
    <w:rsid w:val="00F068F7"/>
    <w:rsid w:val="00F06C31"/>
    <w:rsid w:val="00F119C6"/>
    <w:rsid w:val="00F121E6"/>
    <w:rsid w:val="00F12569"/>
    <w:rsid w:val="00F12D93"/>
    <w:rsid w:val="00F133EA"/>
    <w:rsid w:val="00F14C82"/>
    <w:rsid w:val="00F15690"/>
    <w:rsid w:val="00F15B68"/>
    <w:rsid w:val="00F15DF6"/>
    <w:rsid w:val="00F16449"/>
    <w:rsid w:val="00F16D35"/>
    <w:rsid w:val="00F2064D"/>
    <w:rsid w:val="00F21280"/>
    <w:rsid w:val="00F21E05"/>
    <w:rsid w:val="00F2208A"/>
    <w:rsid w:val="00F22AEF"/>
    <w:rsid w:val="00F24E94"/>
    <w:rsid w:val="00F252B1"/>
    <w:rsid w:val="00F259BC"/>
    <w:rsid w:val="00F27009"/>
    <w:rsid w:val="00F275BA"/>
    <w:rsid w:val="00F31862"/>
    <w:rsid w:val="00F31C21"/>
    <w:rsid w:val="00F3287B"/>
    <w:rsid w:val="00F32A4F"/>
    <w:rsid w:val="00F33D63"/>
    <w:rsid w:val="00F345CE"/>
    <w:rsid w:val="00F34F22"/>
    <w:rsid w:val="00F3555B"/>
    <w:rsid w:val="00F356E0"/>
    <w:rsid w:val="00F35D89"/>
    <w:rsid w:val="00F40CFC"/>
    <w:rsid w:val="00F41979"/>
    <w:rsid w:val="00F42A2E"/>
    <w:rsid w:val="00F42FF4"/>
    <w:rsid w:val="00F47D0D"/>
    <w:rsid w:val="00F508E3"/>
    <w:rsid w:val="00F5308B"/>
    <w:rsid w:val="00F537DD"/>
    <w:rsid w:val="00F550DD"/>
    <w:rsid w:val="00F55D94"/>
    <w:rsid w:val="00F62F0D"/>
    <w:rsid w:val="00F62FC9"/>
    <w:rsid w:val="00F63AEF"/>
    <w:rsid w:val="00F65AB0"/>
    <w:rsid w:val="00F6772F"/>
    <w:rsid w:val="00F70A96"/>
    <w:rsid w:val="00F74790"/>
    <w:rsid w:val="00F77028"/>
    <w:rsid w:val="00F812EB"/>
    <w:rsid w:val="00F83A56"/>
    <w:rsid w:val="00F85CA9"/>
    <w:rsid w:val="00F861B4"/>
    <w:rsid w:val="00F86AEA"/>
    <w:rsid w:val="00F871D5"/>
    <w:rsid w:val="00F87C32"/>
    <w:rsid w:val="00F87CCF"/>
    <w:rsid w:val="00F87D2B"/>
    <w:rsid w:val="00F9056B"/>
    <w:rsid w:val="00F91097"/>
    <w:rsid w:val="00F92BFB"/>
    <w:rsid w:val="00F92C38"/>
    <w:rsid w:val="00F94856"/>
    <w:rsid w:val="00F95044"/>
    <w:rsid w:val="00F95E0F"/>
    <w:rsid w:val="00F97F29"/>
    <w:rsid w:val="00FA11ED"/>
    <w:rsid w:val="00FA1DC7"/>
    <w:rsid w:val="00FA24B4"/>
    <w:rsid w:val="00FA2EDB"/>
    <w:rsid w:val="00FA3640"/>
    <w:rsid w:val="00FA6FF4"/>
    <w:rsid w:val="00FB04AE"/>
    <w:rsid w:val="00FB29C6"/>
    <w:rsid w:val="00FB2F58"/>
    <w:rsid w:val="00FB3516"/>
    <w:rsid w:val="00FB36D7"/>
    <w:rsid w:val="00FB4C81"/>
    <w:rsid w:val="00FB5E24"/>
    <w:rsid w:val="00FC08DB"/>
    <w:rsid w:val="00FC0EC8"/>
    <w:rsid w:val="00FC104E"/>
    <w:rsid w:val="00FC26C4"/>
    <w:rsid w:val="00FC2FB7"/>
    <w:rsid w:val="00FC4DD5"/>
    <w:rsid w:val="00FC4DFF"/>
    <w:rsid w:val="00FD4739"/>
    <w:rsid w:val="00FD4BC3"/>
    <w:rsid w:val="00FD549F"/>
    <w:rsid w:val="00FD5B5E"/>
    <w:rsid w:val="00FD6105"/>
    <w:rsid w:val="00FD61C0"/>
    <w:rsid w:val="00FD659D"/>
    <w:rsid w:val="00FD7981"/>
    <w:rsid w:val="00FE489E"/>
    <w:rsid w:val="00FE792C"/>
    <w:rsid w:val="00FF03C4"/>
    <w:rsid w:val="00FF22EA"/>
    <w:rsid w:val="00FF2766"/>
    <w:rsid w:val="00FF297D"/>
    <w:rsid w:val="00FF2DD8"/>
    <w:rsid w:val="00FF4640"/>
    <w:rsid w:val="00FF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0927D24"/>
  <w15:docId w15:val="{705D120F-886D-4EC4-8C06-958E452DE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E26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CE1826"/>
    <w:pPr>
      <w:keepNext/>
      <w:numPr>
        <w:numId w:val="3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8730E8"/>
    <w:pPr>
      <w:keepNext/>
      <w:numPr>
        <w:ilvl w:val="1"/>
        <w:numId w:val="2"/>
      </w:numPr>
      <w:spacing w:line="720" w:lineRule="auto"/>
      <w:outlineLvl w:val="1"/>
    </w:pPr>
    <w:rPr>
      <w:rFonts w:eastAsia="微軟正黑體" w:cs="Times New Roman"/>
      <w:b/>
      <w:bCs/>
      <w:sz w:val="28"/>
      <w:szCs w:val="28"/>
    </w:rPr>
  </w:style>
  <w:style w:type="paragraph" w:customStyle="1" w:styleId="31">
    <w:name w:val="標題 31"/>
    <w:basedOn w:val="a"/>
    <w:autoRedefine/>
    <w:uiPriority w:val="9"/>
    <w:unhideWhenUsed/>
    <w:qFormat/>
    <w:rsid w:val="001D2C27"/>
    <w:pPr>
      <w:keepNext/>
      <w:spacing w:line="720" w:lineRule="auto"/>
      <w:ind w:left="567" w:hanging="567"/>
      <w:outlineLvl w:val="2"/>
    </w:pPr>
    <w:rPr>
      <w:rFonts w:eastAsia="微軟正黑體" w:cs="Times New Roman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F86AEA"/>
    <w:pPr>
      <w:spacing w:line="300" w:lineRule="auto"/>
    </w:pPr>
    <w:rPr>
      <w:rFonts w:ascii="Times New Roman" w:eastAsia="微軟正黑體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"/>
    <w:link w:val="14"/>
    <w:uiPriority w:val="99"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  <w:style w:type="paragraph" w:styleId="afc">
    <w:name w:val="caption"/>
    <w:basedOn w:val="a"/>
    <w:next w:val="a"/>
    <w:uiPriority w:val="35"/>
    <w:unhideWhenUsed/>
    <w:qFormat/>
    <w:rsid w:val="002845BA"/>
    <w:rPr>
      <w:sz w:val="20"/>
      <w:szCs w:val="20"/>
    </w:rPr>
  </w:style>
  <w:style w:type="paragraph" w:styleId="afd">
    <w:name w:val="table of figures"/>
    <w:basedOn w:val="a"/>
    <w:next w:val="a"/>
    <w:uiPriority w:val="99"/>
    <w:unhideWhenUsed/>
    <w:rsid w:val="002845BA"/>
    <w:pPr>
      <w:ind w:leftChars="400" w:left="400" w:hangingChars="200" w:hanging="200"/>
    </w:pPr>
  </w:style>
  <w:style w:type="paragraph" w:customStyle="1" w:styleId="Foxconn">
    <w:name w:val="Foxconn_描述性內文(無縮排)"/>
    <w:basedOn w:val="a"/>
    <w:link w:val="Foxconn0"/>
    <w:rsid w:val="00F133EA"/>
    <w:pPr>
      <w:widowControl/>
      <w:spacing w:line="300" w:lineRule="auto"/>
    </w:pPr>
    <w:rPr>
      <w:rFonts w:ascii="Arial" w:eastAsia="新細明體" w:hAnsi="Arial" w:cs="新細明體"/>
      <w:szCs w:val="20"/>
      <w:lang w:eastAsia="en-US" w:bidi="en-US"/>
    </w:rPr>
  </w:style>
  <w:style w:type="paragraph" w:customStyle="1" w:styleId="Foxconn1">
    <w:name w:val="Foxconn_描述性內文(置中)"/>
    <w:basedOn w:val="Foxconn"/>
    <w:rsid w:val="00F133EA"/>
    <w:pPr>
      <w:jc w:val="center"/>
    </w:pPr>
  </w:style>
  <w:style w:type="character" w:customStyle="1" w:styleId="Foxconn0">
    <w:name w:val="Foxconn_描述性內文(無縮排) 字元"/>
    <w:basedOn w:val="a0"/>
    <w:link w:val="Foxconn"/>
    <w:rsid w:val="00F133EA"/>
    <w:rPr>
      <w:rFonts w:ascii="Arial" w:eastAsia="新細明體" w:hAnsi="Arial" w:cs="新細明體"/>
      <w:szCs w:val="20"/>
      <w:lang w:eastAsia="en-US" w:bidi="en-US"/>
    </w:rPr>
  </w:style>
  <w:style w:type="character" w:customStyle="1" w:styleId="Foxconn2">
    <w:name w:val="Foxconn_異動紀錄&amp;目錄標題"/>
    <w:basedOn w:val="a0"/>
    <w:rsid w:val="00674486"/>
    <w:rPr>
      <w:rFonts w:ascii="Arial" w:eastAsia="標楷體" w:hAnsi="Arial"/>
      <w:b/>
      <w:bCs/>
      <w:sz w:val="32"/>
    </w:rPr>
  </w:style>
  <w:style w:type="character" w:customStyle="1" w:styleId="17">
    <w:name w:val="未解析的提及項目1"/>
    <w:basedOn w:val="a0"/>
    <w:uiPriority w:val="99"/>
    <w:semiHidden/>
    <w:unhideWhenUsed/>
    <w:rsid w:val="00471F47"/>
    <w:rPr>
      <w:color w:val="605E5C"/>
      <w:shd w:val="clear" w:color="auto" w:fill="E1DFDD"/>
    </w:rPr>
  </w:style>
  <w:style w:type="character" w:styleId="afe">
    <w:name w:val="Emphasis"/>
    <w:basedOn w:val="a0"/>
    <w:uiPriority w:val="20"/>
    <w:qFormat/>
    <w:rsid w:val="0039633C"/>
    <w:rPr>
      <w:i/>
      <w:iCs/>
    </w:rPr>
  </w:style>
  <w:style w:type="character" w:customStyle="1" w:styleId="UnresolvedMention">
    <w:name w:val="Unresolved Mention"/>
    <w:basedOn w:val="a0"/>
    <w:uiPriority w:val="99"/>
    <w:semiHidden/>
    <w:unhideWhenUsed/>
    <w:rsid w:val="007240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2024-12-19T00:00:00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a43ee1-fa39-4195-82ca-10cc5843fc2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4CC0D74DFE3D4F803DFEC9E34CEE1C" ma:contentTypeVersion="16" ma:contentTypeDescription="Create a new document." ma:contentTypeScope="" ma:versionID="2d95f10aeba312cba7117ea80d20b2d1">
  <xsd:schema xmlns:xsd="http://www.w3.org/2001/XMLSchema" xmlns:xs="http://www.w3.org/2001/XMLSchema" xmlns:p="http://schemas.microsoft.com/office/2006/metadata/properties" xmlns:ns3="2d774bba-c27a-4de1-9976-f909df86d7ca" xmlns:ns4="7fa43ee1-fa39-4195-82ca-10cc5843fc22" targetNamespace="http://schemas.microsoft.com/office/2006/metadata/properties" ma:root="true" ma:fieldsID="92c21e3ab8c5090097c388921dca20fd" ns3:_="" ns4:_="">
    <xsd:import namespace="2d774bba-c27a-4de1-9976-f909df86d7ca"/>
    <xsd:import namespace="7fa43ee1-fa39-4195-82ca-10cc5843fc2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LengthInSeconds" minOccurs="0"/>
                <xsd:element ref="ns4:MediaServiceObjectDetectorVersions" minOccurs="0"/>
                <xsd:element ref="ns4:MediaServiceLocation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74bba-c27a-4de1-9976-f909df86d7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43ee1-fa39-4195-82ca-10cc5843fc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CD0D7D-E732-4B5B-86AD-556CA0824787}">
  <ds:schemaRefs>
    <ds:schemaRef ds:uri="http://www.w3.org/XML/1998/namespace"/>
    <ds:schemaRef ds:uri="http://schemas.microsoft.com/office/2006/documentManagement/types"/>
    <ds:schemaRef ds:uri="http://purl.org/dc/elements/1.1/"/>
    <ds:schemaRef ds:uri="7fa43ee1-fa39-4195-82ca-10cc5843fc22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2d774bba-c27a-4de1-9976-f909df86d7ca"/>
  </ds:schemaRefs>
</ds:datastoreItem>
</file>

<file path=customXml/itemProps3.xml><?xml version="1.0" encoding="utf-8"?>
<ds:datastoreItem xmlns:ds="http://schemas.openxmlformats.org/officeDocument/2006/customXml" ds:itemID="{C3E3B0C1-46EC-4FF8-9CA4-12E825FBC9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774bba-c27a-4de1-9976-f909df86d7ca"/>
    <ds:schemaRef ds:uri="7fa43ee1-fa39-4195-82ca-10cc5843fc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0E3987-B322-40F7-86E7-DF1AF34D5F9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52671BC-3E87-4EDB-97D4-0FAA466AA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33</Pages>
  <Words>3044</Words>
  <Characters>17353</Characters>
  <Application>Microsoft Office Word</Application>
  <DocSecurity>0</DocSecurity>
  <Lines>144</Lines>
  <Paragraphs>40</Paragraphs>
  <ScaleCrop>false</ScaleCrop>
  <Company>Institute for Information Industry</Company>
  <LinksUpToDate>false</LinksUpToDate>
  <CharactersWithSpaces>20357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Golf Master API</dc:title>
  <dc:subject/>
  <dc:creator>Copyright:  Institute for Information Industry</dc:creator>
  <cp:lastModifiedBy>陳章仲 Chang Chung Chen</cp:lastModifiedBy>
  <cp:revision>10</cp:revision>
  <dcterms:created xsi:type="dcterms:W3CDTF">2025-03-19T07:15:00Z</dcterms:created>
  <dcterms:modified xsi:type="dcterms:W3CDTF">2025-03-19T07:38:00Z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0x010100ED4CC0D74DFE3D4F803DFEC9E34CEE1C</vt:lpwstr>
  </property>
</Properties>
</file>